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516F1E" w14:textId="0ECFFF2E" w:rsidR="00C13D36" w:rsidRDefault="00C13D36" w:rsidP="00C13D36">
      <w:pPr>
        <w:pStyle w:val="Title"/>
      </w:pPr>
      <w:bookmarkStart w:id="0" w:name="OLE_LINK406"/>
      <w:bookmarkStart w:id="1" w:name="OLE_LINK407"/>
      <w:r>
        <w:t>The Work Ahead</w:t>
      </w:r>
      <w:r w:rsidR="00807F54">
        <w:t xml:space="preserve">: </w:t>
      </w:r>
      <w:r w:rsidR="007B7819">
        <w:t>Modernizing</w:t>
      </w:r>
      <w:r>
        <w:t xml:space="preserve"> </w:t>
      </w:r>
      <w:r w:rsidR="00847154">
        <w:t xml:space="preserve">North </w:t>
      </w:r>
      <w:r>
        <w:t>America 2.0</w:t>
      </w:r>
      <w:r w:rsidR="00DB220B">
        <w:t xml:space="preserve"> </w:t>
      </w:r>
      <w:r w:rsidR="00DB220B" w:rsidRPr="00C20C46">
        <w:rPr>
          <w:rStyle w:val="SubtitleChar"/>
        </w:rPr>
        <w:t xml:space="preserve">(or, the </w:t>
      </w:r>
      <w:bookmarkStart w:id="2" w:name="OLE_LINK241"/>
      <w:bookmarkStart w:id="3" w:name="OLE_LINK242"/>
      <w:r w:rsidR="00DB220B" w:rsidRPr="00C20C46">
        <w:rPr>
          <w:rStyle w:val="SubtitleChar"/>
        </w:rPr>
        <w:t xml:space="preserve">NEXT, New </w:t>
      </w:r>
      <w:r w:rsidR="00847154">
        <w:rPr>
          <w:rStyle w:val="SubtitleChar"/>
        </w:rPr>
        <w:t xml:space="preserve">American </w:t>
      </w:r>
      <w:r w:rsidR="00DB220B" w:rsidRPr="00C20C46">
        <w:rPr>
          <w:rStyle w:val="SubtitleChar"/>
        </w:rPr>
        <w:t>Future of Work</w:t>
      </w:r>
      <w:bookmarkEnd w:id="2"/>
      <w:bookmarkEnd w:id="3"/>
      <w:r w:rsidR="00DB220B" w:rsidRPr="00C20C46">
        <w:rPr>
          <w:rStyle w:val="SubtitleChar"/>
        </w:rPr>
        <w:t>)</w:t>
      </w:r>
    </w:p>
    <w:p w14:paraId="246917D3" w14:textId="77777777" w:rsidR="00C13D36" w:rsidRDefault="00C13D36" w:rsidP="00D04991">
      <w:pPr>
        <w:rPr>
          <w:rFonts w:asciiTheme="minorHAnsi" w:hAnsiTheme="minorHAnsi"/>
          <w:color w:val="000000" w:themeColor="text1"/>
        </w:rPr>
      </w:pPr>
    </w:p>
    <w:p w14:paraId="35814D51" w14:textId="0B7C2D85" w:rsidR="009B37FD" w:rsidRPr="00F417D6" w:rsidRDefault="009B37FD" w:rsidP="009B37FD">
      <w:pPr>
        <w:rPr>
          <w:rFonts w:ascii="Calibri" w:hAnsi="Calibri" w:cs="Calibri"/>
          <w:color w:val="000000"/>
        </w:rPr>
      </w:pPr>
      <w:r w:rsidRPr="00F417D6">
        <w:rPr>
          <w:rFonts w:ascii="Calibri" w:hAnsi="Calibri" w:cs="Calibri"/>
          <w:color w:val="000000"/>
        </w:rPr>
        <w:t xml:space="preserve">The Work Ahead 2021 is a research series providing insight and guidance on how organizations are evolving </w:t>
      </w:r>
      <w:r>
        <w:rPr>
          <w:rFonts w:ascii="Calibri" w:hAnsi="Calibri" w:cs="Calibri"/>
          <w:color w:val="000000"/>
        </w:rPr>
        <w:t>o</w:t>
      </w:r>
      <w:r w:rsidRPr="00F417D6">
        <w:rPr>
          <w:rFonts w:ascii="Calibri" w:hAnsi="Calibri" w:cs="Calibri"/>
          <w:color w:val="000000"/>
        </w:rPr>
        <w:t>n the next stage</w:t>
      </w:r>
      <w:r>
        <w:rPr>
          <w:rFonts w:ascii="Calibri" w:hAnsi="Calibri" w:cs="Calibri"/>
          <w:color w:val="000000"/>
        </w:rPr>
        <w:t>s</w:t>
      </w:r>
      <w:r w:rsidRPr="00F417D6">
        <w:rPr>
          <w:rFonts w:ascii="Calibri" w:hAnsi="Calibri" w:cs="Calibri"/>
          <w:color w:val="000000"/>
        </w:rPr>
        <w:t xml:space="preserve"> of the</w:t>
      </w:r>
      <w:r>
        <w:rPr>
          <w:rFonts w:ascii="Calibri" w:hAnsi="Calibri" w:cs="Calibri"/>
          <w:color w:val="000000"/>
        </w:rPr>
        <w:t>ir</w:t>
      </w:r>
      <w:r w:rsidRPr="00F417D6">
        <w:rPr>
          <w:rFonts w:ascii="Calibri" w:hAnsi="Calibri" w:cs="Calibri"/>
          <w:color w:val="000000"/>
        </w:rPr>
        <w:t xml:space="preserve"> digital </w:t>
      </w:r>
      <w:r>
        <w:rPr>
          <w:rFonts w:ascii="Calibri" w:hAnsi="Calibri" w:cs="Calibri"/>
          <w:color w:val="000000"/>
        </w:rPr>
        <w:t xml:space="preserve">journey. In this report, we explore how C-level executives in the U.S. </w:t>
      </w:r>
      <w:r w:rsidR="000E2E64">
        <w:rPr>
          <w:rFonts w:ascii="Calibri" w:hAnsi="Calibri" w:cs="Calibri"/>
          <w:color w:val="000000"/>
        </w:rPr>
        <w:t xml:space="preserve">and Canada </w:t>
      </w:r>
      <w:r>
        <w:rPr>
          <w:rFonts w:ascii="Calibri" w:hAnsi="Calibri" w:cs="Calibri"/>
          <w:color w:val="000000"/>
        </w:rPr>
        <w:t>are incorporating digital technologies and techniques to ensure a successful future for their future of work.</w:t>
      </w:r>
    </w:p>
    <w:p w14:paraId="3C7FE7A8" w14:textId="77777777" w:rsidR="009B37FD" w:rsidRDefault="009B37FD" w:rsidP="009B37FD">
      <w:pPr>
        <w:rPr>
          <w:rFonts w:asciiTheme="minorHAnsi" w:hAnsiTheme="minorHAnsi"/>
          <w:color w:val="000000" w:themeColor="text1"/>
        </w:rPr>
      </w:pPr>
    </w:p>
    <w:p w14:paraId="11E6D999" w14:textId="77777777" w:rsidR="009B37FD" w:rsidRDefault="009B37FD" w:rsidP="009B37FD">
      <w:pPr>
        <w:rPr>
          <w:rFonts w:asciiTheme="minorHAnsi" w:hAnsiTheme="minorHAnsi"/>
          <w:color w:val="000000" w:themeColor="text1"/>
        </w:rPr>
      </w:pPr>
    </w:p>
    <w:p w14:paraId="60367395" w14:textId="77777777" w:rsidR="009B37FD" w:rsidRPr="009B37FD" w:rsidRDefault="009B37FD" w:rsidP="009B37FD">
      <w:pPr>
        <w:rPr>
          <w:rFonts w:asciiTheme="minorHAnsi" w:hAnsiTheme="minorHAnsi"/>
          <w:b/>
          <w:bCs/>
          <w:color w:val="000000" w:themeColor="text1"/>
          <w:sz w:val="36"/>
          <w:szCs w:val="36"/>
        </w:rPr>
      </w:pPr>
      <w:r w:rsidRPr="009B37FD">
        <w:rPr>
          <w:rFonts w:asciiTheme="minorHAnsi" w:hAnsiTheme="minorHAnsi"/>
          <w:b/>
          <w:bCs/>
          <w:color w:val="000000" w:themeColor="text1"/>
          <w:sz w:val="36"/>
          <w:szCs w:val="36"/>
        </w:rPr>
        <w:t>Executive Summary</w:t>
      </w:r>
    </w:p>
    <w:p w14:paraId="05D6655B" w14:textId="77777777" w:rsidR="009B37FD" w:rsidRDefault="009B37FD" w:rsidP="00D04991">
      <w:pPr>
        <w:rPr>
          <w:rFonts w:asciiTheme="minorHAnsi" w:hAnsiTheme="minorHAnsi"/>
          <w:color w:val="000000" w:themeColor="text1"/>
        </w:rPr>
      </w:pPr>
    </w:p>
    <w:p w14:paraId="1545E57B" w14:textId="77777777" w:rsidR="009B37FD" w:rsidRDefault="009B37FD" w:rsidP="00D04991">
      <w:pPr>
        <w:rPr>
          <w:rFonts w:asciiTheme="minorHAnsi" w:hAnsiTheme="minorHAnsi"/>
          <w:color w:val="000000" w:themeColor="text1"/>
        </w:rPr>
      </w:pPr>
    </w:p>
    <w:p w14:paraId="35F2744F" w14:textId="058250AF" w:rsidR="002D14B4" w:rsidRPr="002D14B4" w:rsidRDefault="00D04991" w:rsidP="00D04991">
      <w:pPr>
        <w:rPr>
          <w:rFonts w:asciiTheme="minorHAnsi" w:hAnsiTheme="minorHAnsi"/>
          <w:color w:val="000000" w:themeColor="text1"/>
        </w:rPr>
      </w:pPr>
      <w:r w:rsidRPr="002D14B4">
        <w:rPr>
          <w:rFonts w:asciiTheme="minorHAnsi" w:hAnsiTheme="minorHAnsi"/>
          <w:color w:val="000000" w:themeColor="text1"/>
        </w:rPr>
        <w:t xml:space="preserve">It’s </w:t>
      </w:r>
      <w:r w:rsidR="00FE1861">
        <w:rPr>
          <w:rFonts w:asciiTheme="minorHAnsi" w:hAnsiTheme="minorHAnsi"/>
          <w:color w:val="000000" w:themeColor="text1"/>
        </w:rPr>
        <w:t>the 2020s</w:t>
      </w:r>
      <w:r w:rsidRPr="002D14B4">
        <w:rPr>
          <w:rFonts w:asciiTheme="minorHAnsi" w:hAnsiTheme="minorHAnsi"/>
          <w:color w:val="000000" w:themeColor="text1"/>
        </w:rPr>
        <w:t xml:space="preserve"> in </w:t>
      </w:r>
      <w:r w:rsidR="00847154">
        <w:rPr>
          <w:rFonts w:asciiTheme="minorHAnsi" w:hAnsiTheme="minorHAnsi"/>
          <w:color w:val="000000" w:themeColor="text1"/>
        </w:rPr>
        <w:t xml:space="preserve">North </w:t>
      </w:r>
      <w:r w:rsidRPr="002D14B4">
        <w:rPr>
          <w:rFonts w:asciiTheme="minorHAnsi" w:hAnsiTheme="minorHAnsi"/>
          <w:color w:val="000000" w:themeColor="text1"/>
        </w:rPr>
        <w:t xml:space="preserve">America. Look around. </w:t>
      </w:r>
      <w:r w:rsidR="002D14B4" w:rsidRPr="002D14B4">
        <w:rPr>
          <w:rFonts w:asciiTheme="minorHAnsi" w:hAnsiTheme="minorHAnsi"/>
          <w:color w:val="000000" w:themeColor="text1"/>
        </w:rPr>
        <w:t>W</w:t>
      </w:r>
      <w:r w:rsidR="00226548" w:rsidRPr="002D14B4">
        <w:rPr>
          <w:rFonts w:asciiTheme="minorHAnsi" w:hAnsiTheme="minorHAnsi"/>
          <w:color w:val="000000" w:themeColor="text1"/>
        </w:rPr>
        <w:t>e’ve</w:t>
      </w:r>
      <w:r w:rsidRPr="002D14B4">
        <w:rPr>
          <w:rFonts w:asciiTheme="minorHAnsi" w:hAnsiTheme="minorHAnsi"/>
          <w:color w:val="000000" w:themeColor="text1"/>
        </w:rPr>
        <w:t xml:space="preserve"> never been surrounded by more technology. But has it bred optimism — or just “optimization?” How do your co-workers or neighbors — or you — feel about it? </w:t>
      </w:r>
      <w:r w:rsidR="007B7819">
        <w:rPr>
          <w:rFonts w:asciiTheme="minorHAnsi" w:hAnsiTheme="minorHAnsi"/>
          <w:color w:val="000000" w:themeColor="text1"/>
        </w:rPr>
        <w:t>Is it progressing, or regressing?  Modern, or in retrograde?</w:t>
      </w:r>
    </w:p>
    <w:p w14:paraId="097A01F7" w14:textId="77777777" w:rsidR="00D04991" w:rsidRPr="002D14B4" w:rsidRDefault="00D04991" w:rsidP="00D04991">
      <w:pPr>
        <w:rPr>
          <w:rFonts w:asciiTheme="minorHAnsi" w:hAnsiTheme="minorHAnsi"/>
          <w:color w:val="000000" w:themeColor="text1"/>
        </w:rPr>
      </w:pPr>
    </w:p>
    <w:bookmarkEnd w:id="0"/>
    <w:bookmarkEnd w:id="1"/>
    <w:p w14:paraId="40B64ED9" w14:textId="37656226" w:rsidR="00D04991" w:rsidRPr="002D14B4" w:rsidRDefault="00D04991" w:rsidP="00BB3DA4">
      <w:pPr>
        <w:rPr>
          <w:rFonts w:asciiTheme="minorHAnsi" w:hAnsiTheme="minorHAnsi"/>
          <w:color w:val="000000" w:themeColor="text1"/>
        </w:rPr>
      </w:pPr>
      <w:r w:rsidRPr="002D14B4">
        <w:rPr>
          <w:rFonts w:asciiTheme="minorHAnsi" w:hAnsiTheme="minorHAnsi"/>
          <w:color w:val="000000" w:themeColor="text1"/>
        </w:rPr>
        <w:t>And then</w:t>
      </w:r>
      <w:r w:rsidR="00C13D36">
        <w:rPr>
          <w:rFonts w:asciiTheme="minorHAnsi" w:hAnsiTheme="minorHAnsi"/>
          <w:color w:val="000000" w:themeColor="text1"/>
        </w:rPr>
        <w:t xml:space="preserve"> – </w:t>
      </w:r>
      <w:r w:rsidR="002D14B4" w:rsidRPr="002D14B4">
        <w:rPr>
          <w:rFonts w:asciiTheme="minorHAnsi" w:hAnsiTheme="minorHAnsi"/>
          <w:color w:val="000000" w:themeColor="text1"/>
        </w:rPr>
        <w:t>thank</w:t>
      </w:r>
      <w:r w:rsidR="00FE1861">
        <w:rPr>
          <w:rFonts w:asciiTheme="minorHAnsi" w:hAnsiTheme="minorHAnsi"/>
          <w:color w:val="000000" w:themeColor="text1"/>
        </w:rPr>
        <w:t xml:space="preserve">s to COVID-19 </w:t>
      </w:r>
      <w:r w:rsidR="007D2FA9">
        <w:rPr>
          <w:rFonts w:asciiTheme="minorHAnsi" w:hAnsiTheme="minorHAnsi"/>
          <w:color w:val="000000" w:themeColor="text1"/>
        </w:rPr>
        <w:t xml:space="preserve">– </w:t>
      </w:r>
      <w:r w:rsidR="007D2FA9" w:rsidRPr="002D14B4">
        <w:rPr>
          <w:rFonts w:asciiTheme="minorHAnsi" w:hAnsiTheme="minorHAnsi"/>
          <w:color w:val="000000" w:themeColor="text1"/>
        </w:rPr>
        <w:t>along</w:t>
      </w:r>
      <w:r w:rsidRPr="002D14B4">
        <w:rPr>
          <w:rFonts w:asciiTheme="minorHAnsi" w:hAnsiTheme="minorHAnsi"/>
          <w:color w:val="000000" w:themeColor="text1"/>
        </w:rPr>
        <w:t xml:space="preserve"> came </w:t>
      </w:r>
      <w:r w:rsidR="00FE1861">
        <w:rPr>
          <w:rFonts w:asciiTheme="minorHAnsi" w:hAnsiTheme="minorHAnsi"/>
          <w:color w:val="000000" w:themeColor="text1"/>
        </w:rPr>
        <w:t>a</w:t>
      </w:r>
      <w:r w:rsidRPr="002D14B4">
        <w:rPr>
          <w:rFonts w:asciiTheme="minorHAnsi" w:hAnsiTheme="minorHAnsi"/>
          <w:color w:val="000000" w:themeColor="text1"/>
        </w:rPr>
        <w:t xml:space="preserve"> virus</w:t>
      </w:r>
      <w:r w:rsidR="002D14B4" w:rsidRPr="002D14B4">
        <w:rPr>
          <w:rFonts w:asciiTheme="minorHAnsi" w:hAnsiTheme="minorHAnsi"/>
          <w:color w:val="000000" w:themeColor="text1"/>
        </w:rPr>
        <w:t>.  W</w:t>
      </w:r>
      <w:r w:rsidRPr="002D14B4">
        <w:rPr>
          <w:rFonts w:asciiTheme="minorHAnsi" w:hAnsiTheme="minorHAnsi"/>
          <w:color w:val="000000" w:themeColor="text1"/>
        </w:rPr>
        <w:t xml:space="preserve">hich sat down beside us.  </w:t>
      </w:r>
    </w:p>
    <w:p w14:paraId="66F1D1D9" w14:textId="77777777" w:rsidR="0033793C" w:rsidRPr="0033793C" w:rsidRDefault="0033793C" w:rsidP="0033793C">
      <w:pPr>
        <w:rPr>
          <w:rFonts w:asciiTheme="minorHAnsi" w:hAnsiTheme="minorHAnsi"/>
          <w:b/>
          <w:bCs/>
          <w:color w:val="000000" w:themeColor="text1"/>
        </w:rPr>
      </w:pPr>
      <w:bookmarkStart w:id="4" w:name="OLE_LINK455"/>
      <w:bookmarkStart w:id="5" w:name="OLE_LINK456"/>
    </w:p>
    <w:bookmarkEnd w:id="4"/>
    <w:bookmarkEnd w:id="5"/>
    <w:p w14:paraId="51C2A27C" w14:textId="52DD4831" w:rsidR="00C13D36" w:rsidRDefault="009B37FD" w:rsidP="00BB3DA4">
      <w:pPr>
        <w:rPr>
          <w:rFonts w:asciiTheme="minorHAnsi" w:hAnsiTheme="minorHAnsi"/>
          <w:color w:val="000000" w:themeColor="text1"/>
        </w:rPr>
      </w:pPr>
      <w:r w:rsidRPr="009B37FD">
        <w:rPr>
          <w:rFonts w:asciiTheme="minorHAnsi" w:hAnsiTheme="minorHAnsi"/>
          <w:color w:val="000000" w:themeColor="text1"/>
        </w:rPr>
        <w:t>Overnight, new business processes. Overnight, new conceptions of “essential work.”  Epidemic gave way to pandemic with shocking speed. Your dining room table as your remote office. Proclamations about “shareholders and stakeholders,” at a time of staggering economic calamity. And don’t look now – because the skies over Silicon Valley just turned orange</w:t>
      </w:r>
      <w:r w:rsidR="00BB3DA4" w:rsidRPr="002D14B4">
        <w:rPr>
          <w:rFonts w:asciiTheme="minorHAnsi" w:hAnsiTheme="minorHAnsi"/>
          <w:color w:val="000000" w:themeColor="text1"/>
        </w:rPr>
        <w:t xml:space="preserve">.  </w:t>
      </w:r>
    </w:p>
    <w:p w14:paraId="32D8B1FB" w14:textId="3E30B63C" w:rsidR="00F21934" w:rsidRPr="002D14B4" w:rsidRDefault="00F21934" w:rsidP="00BB3DA4">
      <w:pPr>
        <w:rPr>
          <w:rFonts w:asciiTheme="minorHAnsi" w:hAnsiTheme="minorHAnsi"/>
          <w:color w:val="000000" w:themeColor="text1"/>
        </w:rPr>
      </w:pPr>
    </w:p>
    <w:p w14:paraId="6E37E971" w14:textId="7946F690" w:rsidR="0036086A" w:rsidRDefault="001F7DB1" w:rsidP="0036086A">
      <w:pPr>
        <w:rPr>
          <w:rFonts w:asciiTheme="minorHAnsi" w:hAnsiTheme="minorHAnsi"/>
          <w:color w:val="000000" w:themeColor="text1"/>
        </w:rPr>
      </w:pPr>
      <w:bookmarkStart w:id="6" w:name="OLE_LINK387"/>
      <w:r w:rsidRPr="002D14B4">
        <w:rPr>
          <w:rFonts w:asciiTheme="minorHAnsi" w:hAnsiTheme="minorHAnsi"/>
          <w:color w:val="000000" w:themeColor="text1"/>
        </w:rPr>
        <w:t xml:space="preserve">All of us are adapting </w:t>
      </w:r>
      <w:r w:rsidR="0024677E">
        <w:rPr>
          <w:rFonts w:asciiTheme="minorHAnsi" w:hAnsiTheme="minorHAnsi"/>
          <w:color w:val="000000" w:themeColor="text1"/>
        </w:rPr>
        <w:t xml:space="preserve">– often digitally – </w:t>
      </w:r>
      <w:r w:rsidRPr="002D14B4">
        <w:rPr>
          <w:rFonts w:asciiTheme="minorHAnsi" w:hAnsiTheme="minorHAnsi"/>
          <w:color w:val="000000" w:themeColor="text1"/>
        </w:rPr>
        <w:t xml:space="preserve">to new ways of living, working and forging relationships. </w:t>
      </w:r>
      <w:r w:rsidR="0036086A" w:rsidRPr="002D14B4">
        <w:rPr>
          <w:rFonts w:asciiTheme="minorHAnsi" w:hAnsiTheme="minorHAnsi"/>
          <w:color w:val="000000" w:themeColor="text1"/>
        </w:rPr>
        <w:t xml:space="preserve">And for </w:t>
      </w:r>
      <w:r w:rsidR="00847154">
        <w:rPr>
          <w:rFonts w:asciiTheme="minorHAnsi" w:hAnsiTheme="minorHAnsi"/>
          <w:color w:val="000000" w:themeColor="text1"/>
        </w:rPr>
        <w:t>North American</w:t>
      </w:r>
      <w:r w:rsidR="0036086A" w:rsidRPr="002D14B4">
        <w:rPr>
          <w:rFonts w:asciiTheme="minorHAnsi" w:hAnsiTheme="minorHAnsi"/>
          <w:color w:val="000000" w:themeColor="text1"/>
        </w:rPr>
        <w:t xml:space="preserve"> businesses, even the best</w:t>
      </w:r>
      <w:r w:rsidR="007B7819">
        <w:rPr>
          <w:rFonts w:asciiTheme="minorHAnsi" w:hAnsiTheme="minorHAnsi"/>
          <w:color w:val="000000" w:themeColor="text1"/>
        </w:rPr>
        <w:t>-</w:t>
      </w:r>
      <w:r w:rsidR="0036086A" w:rsidRPr="002D14B4">
        <w:rPr>
          <w:rFonts w:asciiTheme="minorHAnsi" w:hAnsiTheme="minorHAnsi"/>
          <w:color w:val="000000" w:themeColor="text1"/>
        </w:rPr>
        <w:t xml:space="preserve">laid strategies, let alone day-to-day tactical execution, are threatened in a way that even the most </w:t>
      </w:r>
      <w:r w:rsidR="007B7819">
        <w:rPr>
          <w:rFonts w:asciiTheme="minorHAnsi" w:hAnsiTheme="minorHAnsi"/>
          <w:color w:val="000000" w:themeColor="text1"/>
        </w:rPr>
        <w:t>technologically</w:t>
      </w:r>
      <w:r w:rsidR="0036086A" w:rsidRPr="002D14B4">
        <w:rPr>
          <w:rFonts w:asciiTheme="minorHAnsi" w:hAnsiTheme="minorHAnsi"/>
          <w:color w:val="000000" w:themeColor="text1"/>
        </w:rPr>
        <w:t xml:space="preserve"> intensive plans could not have responded to.  </w:t>
      </w:r>
      <w:bookmarkEnd w:id="6"/>
    </w:p>
    <w:p w14:paraId="326DEFBE" w14:textId="77777777" w:rsidR="00FE1861" w:rsidRDefault="00FE1861" w:rsidP="0036086A">
      <w:pPr>
        <w:rPr>
          <w:rFonts w:asciiTheme="minorHAnsi" w:hAnsiTheme="minorHAnsi"/>
          <w:color w:val="000000" w:themeColor="text1"/>
        </w:rPr>
      </w:pPr>
    </w:p>
    <w:p w14:paraId="6F6FCE92" w14:textId="3E93288F" w:rsidR="00FE1861" w:rsidRPr="00FE1861" w:rsidRDefault="00FE1861" w:rsidP="0036086A">
      <w:pPr>
        <w:rPr>
          <w:rFonts w:asciiTheme="minorHAnsi" w:hAnsiTheme="minorHAnsi"/>
          <w:b/>
          <w:bCs/>
          <w:color w:val="000000" w:themeColor="text1"/>
        </w:rPr>
      </w:pPr>
      <w:r w:rsidRPr="0033793C">
        <w:rPr>
          <w:rFonts w:asciiTheme="minorHAnsi" w:hAnsiTheme="minorHAnsi"/>
          <w:b/>
          <w:bCs/>
          <w:color w:val="000000" w:themeColor="text1"/>
        </w:rPr>
        <w:t>The FoW became the NoW</w:t>
      </w:r>
      <w:r>
        <w:rPr>
          <w:rFonts w:asciiTheme="minorHAnsi" w:hAnsiTheme="minorHAnsi"/>
          <w:b/>
          <w:bCs/>
          <w:color w:val="000000" w:themeColor="text1"/>
        </w:rPr>
        <w:t xml:space="preserve"> (the </w:t>
      </w:r>
      <w:r>
        <w:rPr>
          <w:rFonts w:asciiTheme="minorHAnsi" w:hAnsiTheme="minorHAnsi"/>
          <w:b/>
          <w:bCs/>
          <w:i/>
          <w:iCs/>
          <w:color w:val="000000" w:themeColor="text1"/>
        </w:rPr>
        <w:t>N</w:t>
      </w:r>
      <w:r w:rsidRPr="0033793C">
        <w:rPr>
          <w:rFonts w:asciiTheme="minorHAnsi" w:hAnsiTheme="minorHAnsi"/>
          <w:b/>
          <w:bCs/>
          <w:i/>
          <w:iCs/>
          <w:color w:val="000000" w:themeColor="text1"/>
        </w:rPr>
        <w:t>ow</w:t>
      </w:r>
      <w:r>
        <w:rPr>
          <w:rFonts w:asciiTheme="minorHAnsi" w:hAnsiTheme="minorHAnsi"/>
          <w:b/>
          <w:bCs/>
          <w:color w:val="000000" w:themeColor="text1"/>
        </w:rPr>
        <w:t xml:space="preserve"> of Work)</w:t>
      </w:r>
      <w:r w:rsidRPr="0033793C">
        <w:rPr>
          <w:rFonts w:asciiTheme="minorHAnsi" w:hAnsiTheme="minorHAnsi"/>
          <w:b/>
          <w:bCs/>
          <w:color w:val="000000" w:themeColor="text1"/>
        </w:rPr>
        <w:t>.</w:t>
      </w:r>
    </w:p>
    <w:p w14:paraId="1EAE8E52" w14:textId="77777777" w:rsidR="008C1A26" w:rsidRDefault="008C1A26" w:rsidP="008C1A26">
      <w:pPr>
        <w:rPr>
          <w:rFonts w:asciiTheme="minorHAnsi" w:eastAsiaTheme="minorHAnsi" w:hAnsiTheme="minorHAnsi" w:cstheme="minorBidi"/>
        </w:rPr>
      </w:pPr>
      <w:bookmarkStart w:id="7" w:name="OLE_LINK89"/>
    </w:p>
    <w:p w14:paraId="1967B5D8" w14:textId="3C09AC62" w:rsidR="009B37FD" w:rsidRPr="00FE1861" w:rsidRDefault="008C1A26" w:rsidP="009B37FD">
      <w:pPr>
        <w:rPr>
          <w:rFonts w:asciiTheme="minorHAnsi" w:eastAsiaTheme="minorHAnsi" w:hAnsiTheme="minorHAnsi" w:cstheme="minorBidi"/>
        </w:rPr>
      </w:pPr>
      <w:r>
        <w:rPr>
          <w:rFonts w:asciiTheme="minorHAnsi" w:eastAsiaTheme="minorHAnsi" w:hAnsiTheme="minorHAnsi" w:cstheme="minorBidi"/>
        </w:rPr>
        <w:t>Fr</w:t>
      </w:r>
      <w:r w:rsidRPr="00AA52EA">
        <w:rPr>
          <w:rFonts w:asciiTheme="minorHAnsi" w:eastAsiaTheme="minorHAnsi" w:hAnsiTheme="minorHAnsi" w:cstheme="minorBidi"/>
        </w:rPr>
        <w:t xml:space="preserve">om movie theaters </w:t>
      </w:r>
      <w:r>
        <w:rPr>
          <w:rFonts w:asciiTheme="minorHAnsi" w:eastAsiaTheme="minorHAnsi" w:hAnsiTheme="minorHAnsi" w:cstheme="minorBidi"/>
        </w:rPr>
        <w:t>to</w:t>
      </w:r>
      <w:r w:rsidRPr="00AA52EA">
        <w:rPr>
          <w:rFonts w:asciiTheme="minorHAnsi" w:eastAsiaTheme="minorHAnsi" w:hAnsiTheme="minorHAnsi" w:cstheme="minorBidi"/>
        </w:rPr>
        <w:t xml:space="preserve"> big box retailers</w:t>
      </w:r>
      <w:r>
        <w:rPr>
          <w:rFonts w:asciiTheme="minorHAnsi" w:eastAsiaTheme="minorHAnsi" w:hAnsiTheme="minorHAnsi" w:cstheme="minorBidi"/>
        </w:rPr>
        <w:t>, main street</w:t>
      </w:r>
      <w:r w:rsidRPr="00AA52EA">
        <w:rPr>
          <w:rFonts w:asciiTheme="minorHAnsi" w:eastAsiaTheme="minorHAnsi" w:hAnsiTheme="minorHAnsi" w:cstheme="minorBidi"/>
        </w:rPr>
        <w:t xml:space="preserve"> merchants to </w:t>
      </w:r>
      <w:r>
        <w:rPr>
          <w:rFonts w:asciiTheme="minorHAnsi" w:eastAsiaTheme="minorHAnsi" w:hAnsiTheme="minorHAnsi" w:cstheme="minorBidi"/>
        </w:rPr>
        <w:t>a</w:t>
      </w:r>
      <w:r w:rsidRPr="00AA52EA">
        <w:rPr>
          <w:rFonts w:asciiTheme="minorHAnsi" w:eastAsiaTheme="minorHAnsi" w:hAnsiTheme="minorHAnsi" w:cstheme="minorBidi"/>
        </w:rPr>
        <w:t>irlines to hotels</w:t>
      </w:r>
      <w:r>
        <w:rPr>
          <w:rFonts w:asciiTheme="minorHAnsi" w:eastAsiaTheme="minorHAnsi" w:hAnsiTheme="minorHAnsi" w:cstheme="minorBidi"/>
        </w:rPr>
        <w:t xml:space="preserve">, </w:t>
      </w:r>
      <w:r w:rsidRPr="00AA52EA">
        <w:rPr>
          <w:rFonts w:asciiTheme="minorHAnsi" w:eastAsiaTheme="minorHAnsi" w:hAnsiTheme="minorHAnsi" w:cstheme="minorBidi"/>
        </w:rPr>
        <w:t>the coronavirus</w:t>
      </w:r>
      <w:r>
        <w:rPr>
          <w:rFonts w:asciiTheme="minorHAnsi" w:eastAsiaTheme="minorHAnsi" w:hAnsiTheme="minorHAnsi" w:cstheme="minorBidi"/>
        </w:rPr>
        <w:t xml:space="preserve"> h</w:t>
      </w:r>
      <w:r w:rsidRPr="00AA52EA">
        <w:rPr>
          <w:rFonts w:asciiTheme="minorHAnsi" w:eastAsiaTheme="minorHAnsi" w:hAnsiTheme="minorHAnsi" w:cstheme="minorBidi"/>
        </w:rPr>
        <w:t xml:space="preserve">as had a major impact on </w:t>
      </w:r>
      <w:r w:rsidR="00D07DA5">
        <w:rPr>
          <w:rFonts w:asciiTheme="minorHAnsi" w:eastAsiaTheme="minorHAnsi" w:hAnsiTheme="minorHAnsi" w:cstheme="minorBidi"/>
        </w:rPr>
        <w:t xml:space="preserve">North American </w:t>
      </w:r>
      <w:r w:rsidRPr="00AA52EA">
        <w:rPr>
          <w:rFonts w:asciiTheme="minorHAnsi" w:eastAsiaTheme="minorHAnsi" w:hAnsiTheme="minorHAnsi" w:cstheme="minorBidi"/>
        </w:rPr>
        <w:t>business as we know it</w:t>
      </w:r>
      <w:r>
        <w:rPr>
          <w:rFonts w:asciiTheme="minorHAnsi" w:eastAsiaTheme="minorHAnsi" w:hAnsiTheme="minorHAnsi" w:cstheme="minorBidi"/>
        </w:rPr>
        <w:t xml:space="preserve">.  </w:t>
      </w:r>
      <w:bookmarkStart w:id="8" w:name="OLE_LINK92"/>
      <w:r w:rsidR="00E97572">
        <w:rPr>
          <w:rFonts w:asciiTheme="minorHAnsi" w:eastAsiaTheme="minorHAnsi" w:hAnsiTheme="minorHAnsi" w:cstheme="minorBidi"/>
        </w:rPr>
        <w:t>While the death toll worldwide is staggering, the impact of</w:t>
      </w:r>
      <w:r w:rsidR="00E97572" w:rsidRPr="00AA52EA">
        <w:rPr>
          <w:rFonts w:asciiTheme="minorHAnsi" w:eastAsiaTheme="minorHAnsi" w:hAnsiTheme="minorHAnsi" w:cstheme="minorBidi"/>
        </w:rPr>
        <w:t xml:space="preserve"> social distancing</w:t>
      </w:r>
      <w:r w:rsidR="00E97572">
        <w:rPr>
          <w:rFonts w:asciiTheme="minorHAnsi" w:eastAsiaTheme="minorHAnsi" w:hAnsiTheme="minorHAnsi" w:cstheme="minorBidi"/>
        </w:rPr>
        <w:t xml:space="preserve">, remote working, </w:t>
      </w:r>
      <w:bookmarkEnd w:id="8"/>
      <w:r w:rsidR="009B37FD" w:rsidRPr="009B37FD">
        <w:rPr>
          <w:rFonts w:asciiTheme="minorHAnsi" w:eastAsiaTheme="minorHAnsi" w:hAnsiTheme="minorHAnsi" w:cstheme="minorBidi"/>
        </w:rPr>
        <w:t xml:space="preserve">layoffs and the future of your business </w:t>
      </w:r>
      <w:r w:rsidR="00D07DA5">
        <w:rPr>
          <w:rFonts w:asciiTheme="minorHAnsi" w:eastAsiaTheme="minorHAnsi" w:hAnsiTheme="minorHAnsi" w:cstheme="minorBidi"/>
        </w:rPr>
        <w:t xml:space="preserve">– and society – also foreshadow accelerating change. </w:t>
      </w:r>
      <w:bookmarkEnd w:id="7"/>
      <w:r w:rsidR="009B37FD" w:rsidRPr="009B37FD">
        <w:rPr>
          <w:rFonts w:asciiTheme="minorHAnsi" w:hAnsiTheme="minorHAnsi"/>
          <w:color w:val="000000" w:themeColor="text1"/>
        </w:rPr>
        <w:t xml:space="preserve">If you don’t have the answers – or haven’t even considered the right questions to ask – there’s a strong chance you could be on the wrong side of history. </w:t>
      </w:r>
    </w:p>
    <w:p w14:paraId="3AB7D47C" w14:textId="77777777" w:rsidR="009B37FD" w:rsidRPr="009B37FD" w:rsidRDefault="009B37FD" w:rsidP="009B37FD">
      <w:pPr>
        <w:rPr>
          <w:rFonts w:asciiTheme="minorHAnsi" w:hAnsiTheme="minorHAnsi"/>
          <w:color w:val="000000" w:themeColor="text1"/>
        </w:rPr>
      </w:pPr>
    </w:p>
    <w:p w14:paraId="101362FC" w14:textId="4DD63B94" w:rsidR="009B37FD" w:rsidRPr="009B37FD" w:rsidRDefault="009B37FD" w:rsidP="009B37FD">
      <w:pPr>
        <w:rPr>
          <w:rFonts w:asciiTheme="minorHAnsi" w:hAnsiTheme="minorHAnsi"/>
          <w:color w:val="000000" w:themeColor="text1"/>
        </w:rPr>
      </w:pPr>
      <w:r w:rsidRPr="009B37FD">
        <w:rPr>
          <w:rFonts w:asciiTheme="minorHAnsi" w:hAnsiTheme="minorHAnsi"/>
          <w:color w:val="000000" w:themeColor="text1"/>
        </w:rPr>
        <w:t xml:space="preserve">It’s in this spirit that we relaunched our Work Ahead series, begun in 2016 to provide insight and guidance on how organizations are evolving in the next stage of the digital </w:t>
      </w:r>
      <w:r w:rsidR="00D07DA5">
        <w:rPr>
          <w:rFonts w:asciiTheme="minorHAnsi" w:hAnsiTheme="minorHAnsi"/>
          <w:color w:val="000000" w:themeColor="text1"/>
        </w:rPr>
        <w:t>world</w:t>
      </w:r>
      <w:r w:rsidRPr="009B37FD">
        <w:rPr>
          <w:rFonts w:asciiTheme="minorHAnsi" w:hAnsiTheme="minorHAnsi"/>
          <w:color w:val="000000" w:themeColor="text1"/>
        </w:rPr>
        <w:t xml:space="preserve">. We </w:t>
      </w:r>
      <w:r>
        <w:rPr>
          <w:rFonts w:asciiTheme="minorHAnsi" w:hAnsiTheme="minorHAnsi"/>
          <w:color w:val="000000" w:themeColor="text1"/>
        </w:rPr>
        <w:t xml:space="preserve">partnered with Oxford Economic in June 2020 to </w:t>
      </w:r>
      <w:r w:rsidRPr="007D2FA9">
        <w:rPr>
          <w:rFonts w:asciiTheme="minorHAnsi" w:hAnsiTheme="minorHAnsi"/>
          <w:color w:val="000000" w:themeColor="text1"/>
        </w:rPr>
        <w:t>survey</w:t>
      </w:r>
      <w:r>
        <w:rPr>
          <w:rFonts w:asciiTheme="minorHAnsi" w:hAnsiTheme="minorHAnsi"/>
          <w:color w:val="000000" w:themeColor="text1"/>
        </w:rPr>
        <w:t xml:space="preserve"> 1,400</w:t>
      </w:r>
      <w:r w:rsidRPr="007D2FA9">
        <w:rPr>
          <w:rFonts w:asciiTheme="minorHAnsi" w:hAnsiTheme="minorHAnsi"/>
          <w:color w:val="000000" w:themeColor="text1"/>
        </w:rPr>
        <w:t xml:space="preserve"> senior executives </w:t>
      </w:r>
      <w:r>
        <w:rPr>
          <w:rFonts w:asciiTheme="minorHAnsi" w:hAnsiTheme="minorHAnsi"/>
          <w:color w:val="000000" w:themeColor="text1"/>
        </w:rPr>
        <w:t xml:space="preserve">(1,300 of which were in the U.S., and 100 in Canada) </w:t>
      </w:r>
      <w:r w:rsidRPr="007D2FA9">
        <w:rPr>
          <w:rFonts w:asciiTheme="minorHAnsi" w:hAnsiTheme="minorHAnsi"/>
          <w:color w:val="000000" w:themeColor="text1"/>
        </w:rPr>
        <w:t>across indust</w:t>
      </w:r>
      <w:r>
        <w:rPr>
          <w:rFonts w:asciiTheme="minorHAnsi" w:hAnsiTheme="minorHAnsi"/>
          <w:color w:val="000000" w:themeColor="text1"/>
        </w:rPr>
        <w:t>ries to gauge</w:t>
      </w:r>
      <w:r w:rsidRPr="007D2FA9">
        <w:rPr>
          <w:rFonts w:asciiTheme="minorHAnsi" w:hAnsiTheme="minorHAnsi"/>
          <w:color w:val="000000" w:themeColor="text1"/>
        </w:rPr>
        <w:t xml:space="preserve"> how </w:t>
      </w:r>
      <w:r>
        <w:rPr>
          <w:rFonts w:asciiTheme="minorHAnsi" w:hAnsiTheme="minorHAnsi"/>
          <w:color w:val="000000" w:themeColor="text1"/>
        </w:rPr>
        <w:t>work</w:t>
      </w:r>
      <w:r w:rsidRPr="009B37FD">
        <w:rPr>
          <w:rFonts w:asciiTheme="minorHAnsi" w:hAnsiTheme="minorHAnsi"/>
          <w:color w:val="000000" w:themeColor="text1"/>
        </w:rPr>
        <w:t xml:space="preserve"> – and jobs – continue </w:t>
      </w:r>
      <w:r w:rsidRPr="009B37FD">
        <w:rPr>
          <w:rFonts w:asciiTheme="minorHAnsi" w:hAnsiTheme="minorHAnsi"/>
          <w:color w:val="000000" w:themeColor="text1"/>
        </w:rPr>
        <w:lastRenderedPageBreak/>
        <w:t xml:space="preserve">to evolve with the increased primacy of digital technologies and techniques. In this report, we focus on what the future holds for the digitization of U.S. </w:t>
      </w:r>
      <w:r w:rsidR="00D07DA5">
        <w:rPr>
          <w:rFonts w:asciiTheme="minorHAnsi" w:hAnsiTheme="minorHAnsi"/>
          <w:color w:val="000000" w:themeColor="text1"/>
        </w:rPr>
        <w:t xml:space="preserve">and Canadian </w:t>
      </w:r>
      <w:r w:rsidRPr="009B37FD">
        <w:rPr>
          <w:rFonts w:asciiTheme="minorHAnsi" w:hAnsiTheme="minorHAnsi"/>
          <w:color w:val="000000" w:themeColor="text1"/>
        </w:rPr>
        <w:t xml:space="preserve">businesses and assess what’s next for the future of work (see methodology, page XX). </w:t>
      </w:r>
    </w:p>
    <w:p w14:paraId="52C91CA3" w14:textId="77777777" w:rsidR="009B37FD" w:rsidRPr="009B37FD" w:rsidRDefault="009B37FD" w:rsidP="009B37FD">
      <w:pPr>
        <w:rPr>
          <w:rFonts w:asciiTheme="minorHAnsi" w:hAnsiTheme="minorHAnsi"/>
          <w:color w:val="000000" w:themeColor="text1"/>
        </w:rPr>
      </w:pPr>
    </w:p>
    <w:p w14:paraId="3A4B2456" w14:textId="1C87B5E5" w:rsidR="009B37FD" w:rsidRPr="009B37FD" w:rsidRDefault="009B37FD" w:rsidP="009B37FD">
      <w:pPr>
        <w:rPr>
          <w:rFonts w:asciiTheme="minorHAnsi" w:hAnsiTheme="minorHAnsi"/>
          <w:color w:val="000000" w:themeColor="text1"/>
        </w:rPr>
      </w:pPr>
      <w:bookmarkStart w:id="9" w:name="OLE_LINK39"/>
      <w:bookmarkStart w:id="10" w:name="OLE_LINK40"/>
      <w:bookmarkStart w:id="11" w:name="OLE_LINK382"/>
      <w:bookmarkStart w:id="12" w:name="OLE_LINK383"/>
      <w:r w:rsidRPr="009B37FD">
        <w:rPr>
          <w:rFonts w:asciiTheme="minorHAnsi" w:hAnsiTheme="minorHAnsi"/>
          <w:color w:val="000000" w:themeColor="text1"/>
        </w:rPr>
        <w:t xml:space="preserve">Through our findings, we believe that the </w:t>
      </w:r>
      <w:r>
        <w:rPr>
          <w:rFonts w:asciiTheme="minorHAnsi" w:hAnsiTheme="minorHAnsi"/>
          <w:color w:val="000000" w:themeColor="text1"/>
        </w:rPr>
        <w:t>roughly US</w:t>
      </w:r>
      <w:r w:rsidRPr="002D14B4">
        <w:rPr>
          <w:rFonts w:asciiTheme="minorHAnsi" w:hAnsiTheme="minorHAnsi"/>
          <w:color w:val="000000" w:themeColor="text1"/>
        </w:rPr>
        <w:t xml:space="preserve">$22 trillion </w:t>
      </w:r>
      <w:r>
        <w:rPr>
          <w:rFonts w:asciiTheme="minorHAnsi" w:hAnsiTheme="minorHAnsi"/>
          <w:color w:val="000000" w:themeColor="text1"/>
        </w:rPr>
        <w:t xml:space="preserve">combined </w:t>
      </w:r>
      <w:r w:rsidR="00D07DA5">
        <w:rPr>
          <w:rFonts w:asciiTheme="minorHAnsi" w:hAnsiTheme="minorHAnsi"/>
          <w:color w:val="000000" w:themeColor="text1"/>
        </w:rPr>
        <w:t xml:space="preserve">economic </w:t>
      </w:r>
      <w:r w:rsidRPr="002D14B4">
        <w:rPr>
          <w:rFonts w:asciiTheme="minorHAnsi" w:hAnsiTheme="minorHAnsi"/>
          <w:color w:val="000000" w:themeColor="text1"/>
        </w:rPr>
        <w:t xml:space="preserve">engine of </w:t>
      </w:r>
      <w:r>
        <w:rPr>
          <w:rFonts w:asciiTheme="minorHAnsi" w:hAnsiTheme="minorHAnsi"/>
          <w:color w:val="000000" w:themeColor="text1"/>
        </w:rPr>
        <w:t>the United States and Canada</w:t>
      </w:r>
      <w:r w:rsidRPr="002D14B4">
        <w:rPr>
          <w:rFonts w:asciiTheme="minorHAnsi" w:hAnsiTheme="minorHAnsi"/>
          <w:color w:val="000000" w:themeColor="text1"/>
        </w:rPr>
        <w:t xml:space="preserve"> – despite tremendous headwinds – is still a mighty force </w:t>
      </w:r>
      <w:r w:rsidRPr="009B37FD">
        <w:rPr>
          <w:rFonts w:asciiTheme="minorHAnsi" w:hAnsiTheme="minorHAnsi"/>
          <w:color w:val="000000" w:themeColor="text1"/>
        </w:rPr>
        <w:t xml:space="preserve">for responding to the vast changes inflicted by the shocks of 2020. In addition to </w:t>
      </w:r>
      <w:r w:rsidRPr="002D14B4">
        <w:rPr>
          <w:rFonts w:asciiTheme="minorHAnsi" w:hAnsiTheme="minorHAnsi"/>
          <w:color w:val="000000" w:themeColor="text1"/>
        </w:rPr>
        <w:t xml:space="preserve">having some of the most sophisticated digital technologies at its disposal, </w:t>
      </w:r>
      <w:r>
        <w:rPr>
          <w:rFonts w:asciiTheme="minorHAnsi" w:hAnsiTheme="minorHAnsi"/>
          <w:color w:val="000000" w:themeColor="text1"/>
        </w:rPr>
        <w:t>the region’s</w:t>
      </w:r>
      <w:r w:rsidRPr="002D14B4">
        <w:rPr>
          <w:rFonts w:asciiTheme="minorHAnsi" w:hAnsiTheme="minorHAnsi"/>
          <w:color w:val="000000" w:themeColor="text1"/>
        </w:rPr>
        <w:t xml:space="preserve"> real weapon (secret, or not-so-very secret) is the adaptability</w:t>
      </w:r>
      <w:r>
        <w:rPr>
          <w:rFonts w:asciiTheme="minorHAnsi" w:hAnsiTheme="minorHAnsi"/>
          <w:color w:val="000000" w:themeColor="text1"/>
        </w:rPr>
        <w:t xml:space="preserve"> of</w:t>
      </w:r>
      <w:r w:rsidRPr="002D14B4">
        <w:rPr>
          <w:rFonts w:asciiTheme="minorHAnsi" w:hAnsiTheme="minorHAnsi"/>
          <w:color w:val="000000" w:themeColor="text1"/>
        </w:rPr>
        <w:t xml:space="preserve"> the workforce itself.   While the COVID-19 pandemic threw a wrench into </w:t>
      </w:r>
      <w:r>
        <w:rPr>
          <w:rFonts w:asciiTheme="minorHAnsi" w:hAnsiTheme="minorHAnsi"/>
          <w:color w:val="000000" w:themeColor="text1"/>
        </w:rPr>
        <w:t>the country’s</w:t>
      </w:r>
      <w:r w:rsidRPr="002D14B4">
        <w:rPr>
          <w:rFonts w:asciiTheme="minorHAnsi" w:hAnsiTheme="minorHAnsi"/>
          <w:color w:val="000000" w:themeColor="text1"/>
        </w:rPr>
        <w:t xml:space="preserve"> economic motor, with the right attention to strategy, skilling, role transitioning, and pairing with digital tools, the “blast radius” of 2020’s closed economy can act as a catapult to turbo-charge </w:t>
      </w:r>
      <w:r>
        <w:rPr>
          <w:rFonts w:asciiTheme="minorHAnsi" w:hAnsiTheme="minorHAnsi"/>
          <w:color w:val="000000" w:themeColor="text1"/>
        </w:rPr>
        <w:t>North America</w:t>
      </w:r>
      <w:r w:rsidRPr="002D14B4">
        <w:rPr>
          <w:rFonts w:asciiTheme="minorHAnsi" w:hAnsiTheme="minorHAnsi"/>
          <w:color w:val="000000" w:themeColor="text1"/>
        </w:rPr>
        <w:t xml:space="preserve"> and propel it successfully through the remainder of the decade ahead</w:t>
      </w:r>
      <w:r w:rsidRPr="009B37FD">
        <w:rPr>
          <w:rFonts w:asciiTheme="minorHAnsi" w:hAnsiTheme="minorHAnsi"/>
          <w:color w:val="000000" w:themeColor="text1"/>
        </w:rPr>
        <w:t xml:space="preserve">.  </w:t>
      </w:r>
    </w:p>
    <w:bookmarkEnd w:id="9"/>
    <w:bookmarkEnd w:id="10"/>
    <w:p w14:paraId="7AE81CA1" w14:textId="77777777" w:rsidR="0039099A" w:rsidRDefault="0039099A" w:rsidP="0036086A">
      <w:pPr>
        <w:rPr>
          <w:rFonts w:asciiTheme="minorHAnsi" w:hAnsiTheme="minorHAnsi"/>
          <w:color w:val="000000" w:themeColor="text1"/>
        </w:rPr>
      </w:pPr>
    </w:p>
    <w:p w14:paraId="6062E7D6" w14:textId="0B0EA4AC" w:rsidR="001832B5" w:rsidRDefault="007D2FA9" w:rsidP="0036086A">
      <w:pPr>
        <w:rPr>
          <w:rFonts w:asciiTheme="minorHAnsi" w:hAnsiTheme="minorHAnsi"/>
          <w:color w:val="000000" w:themeColor="text1"/>
        </w:rPr>
      </w:pPr>
      <w:r w:rsidRPr="007D2FA9">
        <w:rPr>
          <w:rFonts w:asciiTheme="minorHAnsi" w:hAnsiTheme="minorHAnsi"/>
          <w:color w:val="000000" w:themeColor="text1"/>
        </w:rPr>
        <w:t>Six key findings substantiate the critical lessons learned in their journeys so far:</w:t>
      </w:r>
      <w:bookmarkStart w:id="13" w:name="OLE_LINK206"/>
      <w:bookmarkStart w:id="14" w:name="OLE_LINK207"/>
      <w:bookmarkStart w:id="15" w:name="OLE_LINK210"/>
      <w:bookmarkStart w:id="16" w:name="OLE_LINK211"/>
      <w:bookmarkEnd w:id="11"/>
      <w:bookmarkEnd w:id="12"/>
    </w:p>
    <w:p w14:paraId="4BD017DA" w14:textId="1F280966" w:rsidR="00F85CE5" w:rsidRDefault="00F85CE5" w:rsidP="0036086A">
      <w:pPr>
        <w:rPr>
          <w:rFonts w:asciiTheme="minorHAnsi" w:hAnsiTheme="minorHAnsi"/>
          <w:color w:val="000000" w:themeColor="text1"/>
        </w:rPr>
      </w:pPr>
    </w:p>
    <w:p w14:paraId="44029528" w14:textId="46F07CE7" w:rsidR="00F423A7" w:rsidRPr="00AC5234" w:rsidRDefault="00837D55" w:rsidP="00F423A7">
      <w:pPr>
        <w:pStyle w:val="Heading1"/>
        <w:numPr>
          <w:ilvl w:val="0"/>
          <w:numId w:val="5"/>
        </w:numPr>
        <w:rPr>
          <w:rFonts w:asciiTheme="minorHAnsi" w:eastAsia="Times New Roman" w:hAnsiTheme="minorHAnsi" w:cs="Times New Roman"/>
          <w:color w:val="000000" w:themeColor="text1"/>
          <w:sz w:val="24"/>
          <w:szCs w:val="24"/>
        </w:rPr>
      </w:pPr>
      <w:bookmarkStart w:id="17" w:name="OLE_LINK251"/>
      <w:bookmarkStart w:id="18" w:name="OLE_LINK308"/>
      <w:bookmarkStart w:id="19" w:name="OLE_LINK309"/>
      <w:bookmarkEnd w:id="13"/>
      <w:bookmarkEnd w:id="14"/>
      <w:bookmarkEnd w:id="15"/>
      <w:bookmarkEnd w:id="16"/>
      <w:r w:rsidRPr="00D115F7">
        <w:rPr>
          <w:rFonts w:asciiTheme="minorHAnsi" w:eastAsia="Times New Roman" w:hAnsiTheme="minorHAnsi" w:cs="Times New Roman"/>
          <w:b/>
          <w:bCs/>
          <w:color w:val="000000" w:themeColor="text1"/>
          <w:sz w:val="24"/>
          <w:szCs w:val="24"/>
        </w:rPr>
        <w:t xml:space="preserve">Investment in the right digital-age skillsets </w:t>
      </w:r>
      <w:r w:rsidR="00D115F7">
        <w:rPr>
          <w:rFonts w:asciiTheme="minorHAnsi" w:eastAsia="Times New Roman" w:hAnsiTheme="minorHAnsi" w:cs="Times New Roman"/>
          <w:b/>
          <w:bCs/>
          <w:color w:val="000000" w:themeColor="text1"/>
          <w:sz w:val="24"/>
          <w:szCs w:val="24"/>
        </w:rPr>
        <w:t>will modernize North American work</w:t>
      </w:r>
      <w:r w:rsidRPr="00D115F7">
        <w:rPr>
          <w:rFonts w:asciiTheme="minorHAnsi" w:eastAsia="Times New Roman" w:hAnsiTheme="minorHAnsi" w:cs="Times New Roman"/>
          <w:b/>
          <w:bCs/>
          <w:color w:val="000000" w:themeColor="text1"/>
          <w:sz w:val="24"/>
          <w:szCs w:val="24"/>
        </w:rPr>
        <w:t>.</w:t>
      </w:r>
      <w:r>
        <w:rPr>
          <w:rFonts w:asciiTheme="minorHAnsi" w:eastAsia="Times New Roman" w:hAnsiTheme="minorHAnsi" w:cs="Times New Roman"/>
          <w:color w:val="000000" w:themeColor="text1"/>
          <w:sz w:val="24"/>
          <w:szCs w:val="24"/>
        </w:rPr>
        <w:t xml:space="preserve">  </w:t>
      </w:r>
      <w:r w:rsidR="00F423A7" w:rsidRPr="00F85CE5">
        <w:rPr>
          <w:rFonts w:asciiTheme="minorHAnsi" w:eastAsia="Times New Roman" w:hAnsiTheme="minorHAnsi" w:cs="Times New Roman"/>
          <w:color w:val="000000" w:themeColor="text1"/>
          <w:sz w:val="24"/>
          <w:szCs w:val="24"/>
        </w:rPr>
        <w:t>From the shopfloor</w:t>
      </w:r>
      <w:r w:rsidR="00B75133">
        <w:rPr>
          <w:rFonts w:asciiTheme="minorHAnsi" w:eastAsia="Times New Roman" w:hAnsiTheme="minorHAnsi" w:cs="Times New Roman"/>
          <w:color w:val="000000" w:themeColor="text1"/>
          <w:sz w:val="24"/>
          <w:szCs w:val="24"/>
        </w:rPr>
        <w:t>s</w:t>
      </w:r>
      <w:r w:rsidR="00F423A7" w:rsidRPr="00F85CE5">
        <w:rPr>
          <w:rFonts w:asciiTheme="minorHAnsi" w:eastAsia="Times New Roman" w:hAnsiTheme="minorHAnsi" w:cs="Times New Roman"/>
          <w:color w:val="000000" w:themeColor="text1"/>
          <w:sz w:val="24"/>
          <w:szCs w:val="24"/>
        </w:rPr>
        <w:t xml:space="preserve"> of Main Street to the </w:t>
      </w:r>
      <w:r w:rsidR="00F423A7">
        <w:rPr>
          <w:rFonts w:asciiTheme="minorHAnsi" w:eastAsia="Times New Roman" w:hAnsiTheme="minorHAnsi" w:cs="Times New Roman"/>
          <w:color w:val="000000" w:themeColor="text1"/>
          <w:sz w:val="24"/>
          <w:szCs w:val="24"/>
        </w:rPr>
        <w:t>corporate suites</w:t>
      </w:r>
      <w:r w:rsidR="00F423A7" w:rsidRPr="00F85CE5">
        <w:rPr>
          <w:rFonts w:asciiTheme="minorHAnsi" w:eastAsia="Times New Roman" w:hAnsiTheme="minorHAnsi" w:cs="Times New Roman"/>
          <w:color w:val="000000" w:themeColor="text1"/>
          <w:sz w:val="24"/>
          <w:szCs w:val="24"/>
        </w:rPr>
        <w:t xml:space="preserve"> of Wall Street</w:t>
      </w:r>
      <w:r w:rsidR="00372D55">
        <w:rPr>
          <w:rFonts w:asciiTheme="minorHAnsi" w:eastAsia="Times New Roman" w:hAnsiTheme="minorHAnsi" w:cs="Times New Roman"/>
          <w:color w:val="000000" w:themeColor="text1"/>
          <w:sz w:val="24"/>
          <w:szCs w:val="24"/>
        </w:rPr>
        <w:t xml:space="preserve"> and Canada’s Bay Street</w:t>
      </w:r>
      <w:r w:rsidR="00F423A7" w:rsidRPr="00F85CE5">
        <w:rPr>
          <w:rFonts w:asciiTheme="minorHAnsi" w:eastAsia="Times New Roman" w:hAnsiTheme="minorHAnsi" w:cs="Times New Roman"/>
          <w:color w:val="000000" w:themeColor="text1"/>
          <w:sz w:val="24"/>
          <w:szCs w:val="24"/>
        </w:rPr>
        <w:t>, the pursuit of skills development will be essential, career(s)-long needs for everyone</w:t>
      </w:r>
      <w:r w:rsidR="00F423A7">
        <w:rPr>
          <w:rFonts w:asciiTheme="minorHAnsi" w:eastAsia="Times New Roman" w:hAnsiTheme="minorHAnsi" w:cs="Times New Roman"/>
          <w:color w:val="000000" w:themeColor="text1"/>
          <w:sz w:val="24"/>
          <w:szCs w:val="24"/>
        </w:rPr>
        <w:t>.</w:t>
      </w:r>
      <w:r w:rsidR="00B75133">
        <w:rPr>
          <w:rFonts w:asciiTheme="minorHAnsi" w:eastAsia="Times New Roman" w:hAnsiTheme="minorHAnsi" w:cs="Times New Roman"/>
          <w:color w:val="000000" w:themeColor="text1"/>
          <w:sz w:val="24"/>
          <w:szCs w:val="24"/>
        </w:rPr>
        <w:t xml:space="preserve">  Fresh new ideas </w:t>
      </w:r>
      <w:r w:rsidR="00210F27">
        <w:rPr>
          <w:rFonts w:asciiTheme="minorHAnsi" w:eastAsia="Times New Roman" w:hAnsiTheme="minorHAnsi" w:cs="Times New Roman"/>
          <w:color w:val="000000" w:themeColor="text1"/>
          <w:sz w:val="24"/>
          <w:szCs w:val="24"/>
        </w:rPr>
        <w:t>are in high demand among our respondents</w:t>
      </w:r>
      <w:r w:rsidR="00B75133">
        <w:rPr>
          <w:rFonts w:asciiTheme="minorHAnsi" w:eastAsia="Times New Roman" w:hAnsiTheme="minorHAnsi" w:cs="Times New Roman"/>
          <w:color w:val="000000" w:themeColor="text1"/>
          <w:sz w:val="24"/>
          <w:szCs w:val="24"/>
        </w:rPr>
        <w:t xml:space="preserve">, </w:t>
      </w:r>
      <w:r w:rsidR="00210F27">
        <w:rPr>
          <w:rFonts w:asciiTheme="minorHAnsi" w:eastAsia="Times New Roman" w:hAnsiTheme="minorHAnsi" w:cs="Times New Roman"/>
          <w:color w:val="000000" w:themeColor="text1"/>
          <w:sz w:val="24"/>
          <w:szCs w:val="24"/>
        </w:rPr>
        <w:t>with</w:t>
      </w:r>
      <w:r w:rsidR="00B75133">
        <w:rPr>
          <w:rFonts w:asciiTheme="minorHAnsi" w:eastAsia="Times New Roman" w:hAnsiTheme="minorHAnsi" w:cs="Times New Roman"/>
          <w:color w:val="000000" w:themeColor="text1"/>
          <w:sz w:val="24"/>
          <w:szCs w:val="24"/>
        </w:rPr>
        <w:t xml:space="preserve"> the</w:t>
      </w:r>
      <w:r w:rsidR="00B75133" w:rsidRPr="00B75133">
        <w:rPr>
          <w:rFonts w:asciiTheme="minorHAnsi" w:eastAsia="Times New Roman" w:hAnsiTheme="minorHAnsi" w:cs="Times New Roman"/>
          <w:color w:val="000000" w:themeColor="text1"/>
          <w:sz w:val="24"/>
          <w:szCs w:val="24"/>
        </w:rPr>
        <w:t xml:space="preserve"> </w:t>
      </w:r>
      <w:r w:rsidR="00210F27">
        <w:rPr>
          <w:rFonts w:asciiTheme="minorHAnsi" w:eastAsia="Times New Roman" w:hAnsiTheme="minorHAnsi" w:cs="Times New Roman"/>
          <w:color w:val="000000" w:themeColor="text1"/>
          <w:sz w:val="24"/>
          <w:szCs w:val="24"/>
        </w:rPr>
        <w:t>most in-demand</w:t>
      </w:r>
      <w:r w:rsidR="00B75133" w:rsidRPr="00B75133">
        <w:rPr>
          <w:rFonts w:asciiTheme="minorHAnsi" w:eastAsia="Times New Roman" w:hAnsiTheme="minorHAnsi" w:cs="Times New Roman"/>
          <w:color w:val="000000" w:themeColor="text1"/>
          <w:sz w:val="24"/>
          <w:szCs w:val="24"/>
        </w:rPr>
        <w:t xml:space="preserve"> skills</w:t>
      </w:r>
      <w:r w:rsidR="00210F27">
        <w:rPr>
          <w:rFonts w:asciiTheme="minorHAnsi" w:eastAsia="Times New Roman" w:hAnsiTheme="minorHAnsi" w:cs="Times New Roman"/>
          <w:color w:val="000000" w:themeColor="text1"/>
          <w:sz w:val="24"/>
          <w:szCs w:val="24"/>
        </w:rPr>
        <w:t xml:space="preserve"> for the future being</w:t>
      </w:r>
      <w:r w:rsidR="00B75133" w:rsidRPr="00B75133">
        <w:rPr>
          <w:rFonts w:asciiTheme="minorHAnsi" w:eastAsia="Times New Roman" w:hAnsiTheme="minorHAnsi" w:cs="Times New Roman"/>
          <w:color w:val="000000" w:themeColor="text1"/>
          <w:sz w:val="24"/>
          <w:szCs w:val="24"/>
        </w:rPr>
        <w:t xml:space="preserve"> innovation (39%) and decision-making (38%). </w:t>
      </w:r>
      <w:r w:rsidR="00B75133">
        <w:rPr>
          <w:rFonts w:asciiTheme="minorHAnsi" w:eastAsia="Times New Roman" w:hAnsiTheme="minorHAnsi" w:cs="Times New Roman"/>
          <w:color w:val="000000" w:themeColor="text1"/>
          <w:sz w:val="24"/>
          <w:szCs w:val="24"/>
        </w:rPr>
        <w:t xml:space="preserve"> </w:t>
      </w:r>
    </w:p>
    <w:p w14:paraId="005AD6BC" w14:textId="28B2DF82" w:rsidR="004D28CC" w:rsidRDefault="00837D55" w:rsidP="004D28CC">
      <w:pPr>
        <w:pStyle w:val="Heading1"/>
        <w:numPr>
          <w:ilvl w:val="0"/>
          <w:numId w:val="5"/>
        </w:numPr>
        <w:rPr>
          <w:rFonts w:asciiTheme="minorHAnsi" w:eastAsia="Times New Roman" w:hAnsiTheme="minorHAnsi" w:cs="Times New Roman"/>
          <w:color w:val="000000" w:themeColor="text1"/>
          <w:sz w:val="24"/>
          <w:szCs w:val="24"/>
        </w:rPr>
      </w:pPr>
      <w:bookmarkStart w:id="20" w:name="OLE_LINK252"/>
      <w:bookmarkStart w:id="21" w:name="OLE_LINK273"/>
      <w:bookmarkStart w:id="22" w:name="OLE_LINK274"/>
      <w:bookmarkEnd w:id="17"/>
      <w:r w:rsidRPr="00D115F7">
        <w:rPr>
          <w:rFonts w:asciiTheme="minorHAnsi" w:eastAsia="Times New Roman" w:hAnsiTheme="minorHAnsi" w:cs="Times New Roman"/>
          <w:b/>
          <w:bCs/>
          <w:color w:val="000000" w:themeColor="text1"/>
          <w:sz w:val="24"/>
          <w:szCs w:val="24"/>
        </w:rPr>
        <w:t>Algorithms and AI are fueling</w:t>
      </w:r>
      <w:r w:rsidR="00A3236E" w:rsidRPr="00D115F7">
        <w:rPr>
          <w:rFonts w:asciiTheme="minorHAnsi" w:eastAsia="Times New Roman" w:hAnsiTheme="minorHAnsi" w:cs="Times New Roman"/>
          <w:b/>
          <w:bCs/>
          <w:color w:val="000000" w:themeColor="text1"/>
          <w:sz w:val="24"/>
          <w:szCs w:val="24"/>
        </w:rPr>
        <w:t xml:space="preserve"> – and changing –</w:t>
      </w:r>
      <w:r w:rsidRPr="00D115F7">
        <w:rPr>
          <w:rFonts w:asciiTheme="minorHAnsi" w:eastAsia="Times New Roman" w:hAnsiTheme="minorHAnsi" w:cs="Times New Roman"/>
          <w:b/>
          <w:bCs/>
          <w:color w:val="000000" w:themeColor="text1"/>
          <w:sz w:val="24"/>
          <w:szCs w:val="24"/>
        </w:rPr>
        <w:t xml:space="preserve"> </w:t>
      </w:r>
      <w:r w:rsidR="00D115F7">
        <w:rPr>
          <w:rFonts w:asciiTheme="minorHAnsi" w:eastAsia="Times New Roman" w:hAnsiTheme="minorHAnsi" w:cs="Times New Roman"/>
          <w:b/>
          <w:bCs/>
          <w:color w:val="000000" w:themeColor="text1"/>
          <w:sz w:val="24"/>
          <w:szCs w:val="24"/>
        </w:rPr>
        <w:t xml:space="preserve">the </w:t>
      </w:r>
      <w:r w:rsidRPr="00D115F7">
        <w:rPr>
          <w:rFonts w:asciiTheme="minorHAnsi" w:eastAsia="Times New Roman" w:hAnsiTheme="minorHAnsi" w:cs="Times New Roman"/>
          <w:b/>
          <w:bCs/>
          <w:color w:val="000000" w:themeColor="text1"/>
          <w:sz w:val="24"/>
          <w:szCs w:val="24"/>
        </w:rPr>
        <w:t>modern North American business</w:t>
      </w:r>
      <w:r w:rsidRPr="00A3236E">
        <w:rPr>
          <w:rFonts w:asciiTheme="minorHAnsi" w:eastAsia="Times New Roman" w:hAnsiTheme="minorHAnsi" w:cs="Times New Roman"/>
          <w:color w:val="000000" w:themeColor="text1"/>
          <w:sz w:val="24"/>
          <w:szCs w:val="24"/>
        </w:rPr>
        <w:t xml:space="preserve">.  73% of respondents have data analytics implementations underway, with a similar number citing AI. </w:t>
      </w:r>
      <w:r w:rsidR="00A3236E" w:rsidRPr="00A3236E">
        <w:rPr>
          <w:rFonts w:asciiTheme="minorHAnsi" w:eastAsia="Times New Roman" w:hAnsiTheme="minorHAnsi" w:cs="Times New Roman"/>
          <w:color w:val="000000" w:themeColor="text1"/>
          <w:sz w:val="24"/>
          <w:szCs w:val="24"/>
        </w:rPr>
        <w:t xml:space="preserve">U.S. and Canadian organizations will depend on data… and lots of it. As </w:t>
      </w:r>
      <w:r w:rsidR="00C050B5" w:rsidRPr="00A3236E">
        <w:rPr>
          <w:rFonts w:asciiTheme="minorHAnsi" w:eastAsia="Times New Roman" w:hAnsiTheme="minorHAnsi" w:cs="Times New Roman"/>
          <w:color w:val="000000" w:themeColor="text1"/>
          <w:sz w:val="24"/>
          <w:szCs w:val="24"/>
        </w:rPr>
        <w:t>cutting-edge</w:t>
      </w:r>
      <w:r w:rsidR="00A3236E" w:rsidRPr="00A3236E">
        <w:rPr>
          <w:rFonts w:asciiTheme="minorHAnsi" w:eastAsia="Times New Roman" w:hAnsiTheme="minorHAnsi" w:cs="Times New Roman"/>
          <w:color w:val="000000" w:themeColor="text1"/>
          <w:sz w:val="24"/>
          <w:szCs w:val="24"/>
        </w:rPr>
        <w:t xml:space="preserve"> digital technologies like these become a bigger partner in work, jobs and tasks,</w:t>
      </w:r>
      <w:r w:rsidR="004D28CC">
        <w:rPr>
          <w:rFonts w:asciiTheme="minorHAnsi" w:eastAsia="Times New Roman" w:hAnsiTheme="minorHAnsi" w:cs="Times New Roman"/>
          <w:color w:val="000000" w:themeColor="text1"/>
          <w:sz w:val="24"/>
          <w:szCs w:val="24"/>
        </w:rPr>
        <w:t xml:space="preserve"> </w:t>
      </w:r>
      <w:r w:rsidR="004D28CC" w:rsidRPr="00B638FA">
        <w:rPr>
          <w:rFonts w:asciiTheme="minorHAnsi" w:eastAsia="Times New Roman" w:hAnsiTheme="minorHAnsi" w:cs="Times New Roman"/>
          <w:color w:val="000000" w:themeColor="text1"/>
          <w:sz w:val="24"/>
          <w:szCs w:val="24"/>
        </w:rPr>
        <w:t xml:space="preserve">those </w:t>
      </w:r>
      <w:r w:rsidR="004D28CC">
        <w:rPr>
          <w:rFonts w:asciiTheme="minorHAnsi" w:eastAsia="Times New Roman" w:hAnsiTheme="minorHAnsi" w:cs="Times New Roman"/>
          <w:color w:val="000000" w:themeColor="text1"/>
          <w:sz w:val="24"/>
          <w:szCs w:val="24"/>
        </w:rPr>
        <w:t>companies that</w:t>
      </w:r>
      <w:r w:rsidR="004D28CC" w:rsidRPr="00B638FA">
        <w:rPr>
          <w:rFonts w:asciiTheme="minorHAnsi" w:eastAsia="Times New Roman" w:hAnsiTheme="minorHAnsi" w:cs="Times New Roman"/>
          <w:color w:val="000000" w:themeColor="text1"/>
          <w:sz w:val="24"/>
          <w:szCs w:val="24"/>
        </w:rPr>
        <w:t xml:space="preserve"> combine the insights that data reveals with the ability to innovate with it</w:t>
      </w:r>
      <w:r w:rsidR="004D28CC">
        <w:rPr>
          <w:rFonts w:asciiTheme="minorHAnsi" w:eastAsia="Times New Roman" w:hAnsiTheme="minorHAnsi" w:cs="Times New Roman"/>
          <w:color w:val="000000" w:themeColor="text1"/>
          <w:sz w:val="24"/>
          <w:szCs w:val="24"/>
        </w:rPr>
        <w:t xml:space="preserve"> will thrive.</w:t>
      </w:r>
    </w:p>
    <w:p w14:paraId="7EE9308D" w14:textId="0D535C11" w:rsidR="002627F4" w:rsidRPr="00723A4F" w:rsidRDefault="00B638FA" w:rsidP="002627F4">
      <w:pPr>
        <w:pStyle w:val="Heading1"/>
        <w:numPr>
          <w:ilvl w:val="0"/>
          <w:numId w:val="5"/>
        </w:numPr>
        <w:rPr>
          <w:rFonts w:asciiTheme="minorHAnsi" w:eastAsia="Times New Roman" w:hAnsiTheme="minorHAnsi" w:cs="Times New Roman"/>
          <w:color w:val="000000" w:themeColor="text1"/>
          <w:sz w:val="24"/>
          <w:szCs w:val="24"/>
        </w:rPr>
      </w:pPr>
      <w:bookmarkStart w:id="23" w:name="OLE_LINK305"/>
      <w:bookmarkStart w:id="24" w:name="OLE_LINK306"/>
      <w:r w:rsidRPr="00D115F7">
        <w:rPr>
          <w:rFonts w:asciiTheme="minorHAnsi" w:eastAsia="Times New Roman" w:hAnsiTheme="minorHAnsi" w:cs="Times New Roman"/>
          <w:b/>
          <w:bCs/>
          <w:color w:val="000000" w:themeColor="text1"/>
          <w:sz w:val="24"/>
          <w:szCs w:val="24"/>
        </w:rPr>
        <w:t xml:space="preserve">The American work ethic </w:t>
      </w:r>
      <w:r w:rsidR="00372D55">
        <w:rPr>
          <w:rFonts w:asciiTheme="minorHAnsi" w:eastAsia="Times New Roman" w:hAnsiTheme="minorHAnsi" w:cs="Times New Roman"/>
          <w:b/>
          <w:bCs/>
          <w:color w:val="000000" w:themeColor="text1"/>
          <w:sz w:val="24"/>
          <w:szCs w:val="24"/>
        </w:rPr>
        <w:t xml:space="preserve">remains </w:t>
      </w:r>
      <w:r w:rsidRPr="00D115F7">
        <w:rPr>
          <w:rFonts w:asciiTheme="minorHAnsi" w:eastAsia="Times New Roman" w:hAnsiTheme="minorHAnsi" w:cs="Times New Roman"/>
          <w:b/>
          <w:bCs/>
          <w:color w:val="000000" w:themeColor="text1"/>
          <w:sz w:val="24"/>
          <w:szCs w:val="24"/>
        </w:rPr>
        <w:t>alive and well</w:t>
      </w:r>
      <w:r w:rsidR="009B2040">
        <w:rPr>
          <w:rFonts w:asciiTheme="minorHAnsi" w:eastAsia="Times New Roman" w:hAnsiTheme="minorHAnsi" w:cs="Times New Roman"/>
          <w:b/>
          <w:bCs/>
          <w:color w:val="000000" w:themeColor="text1"/>
          <w:sz w:val="24"/>
          <w:szCs w:val="24"/>
        </w:rPr>
        <w:t xml:space="preserve"> in the future</w:t>
      </w:r>
      <w:r w:rsidRPr="00D115F7">
        <w:rPr>
          <w:rFonts w:asciiTheme="minorHAnsi" w:eastAsia="Times New Roman" w:hAnsiTheme="minorHAnsi" w:cs="Times New Roman"/>
          <w:b/>
          <w:bCs/>
          <w:color w:val="000000" w:themeColor="text1"/>
          <w:sz w:val="24"/>
          <w:szCs w:val="24"/>
        </w:rPr>
        <w:t xml:space="preserve"> – </w:t>
      </w:r>
      <w:r w:rsidR="00D115F7" w:rsidRPr="00D115F7">
        <w:rPr>
          <w:rFonts w:asciiTheme="minorHAnsi" w:eastAsia="Times New Roman" w:hAnsiTheme="minorHAnsi" w:cs="Times New Roman"/>
          <w:b/>
          <w:bCs/>
          <w:color w:val="000000" w:themeColor="text1"/>
          <w:sz w:val="24"/>
          <w:szCs w:val="24"/>
        </w:rPr>
        <w:t xml:space="preserve">but </w:t>
      </w:r>
      <w:r w:rsidR="00D115F7">
        <w:rPr>
          <w:rFonts w:asciiTheme="minorHAnsi" w:eastAsia="Times New Roman" w:hAnsiTheme="minorHAnsi" w:cs="Times New Roman"/>
          <w:b/>
          <w:bCs/>
          <w:color w:val="000000" w:themeColor="text1"/>
          <w:sz w:val="24"/>
          <w:szCs w:val="24"/>
        </w:rPr>
        <w:t>“</w:t>
      </w:r>
      <w:r w:rsidR="00D115F7" w:rsidRPr="00D115F7">
        <w:rPr>
          <w:rFonts w:asciiTheme="minorHAnsi" w:eastAsia="Times New Roman" w:hAnsiTheme="minorHAnsi" w:cs="Times New Roman"/>
          <w:b/>
          <w:bCs/>
          <w:color w:val="000000" w:themeColor="text1"/>
          <w:sz w:val="24"/>
          <w:szCs w:val="24"/>
        </w:rPr>
        <w:t>faster efficiencies</w:t>
      </w:r>
      <w:r w:rsidR="00D115F7">
        <w:rPr>
          <w:rFonts w:asciiTheme="minorHAnsi" w:eastAsia="Times New Roman" w:hAnsiTheme="minorHAnsi" w:cs="Times New Roman"/>
          <w:b/>
          <w:bCs/>
          <w:color w:val="000000" w:themeColor="text1"/>
          <w:sz w:val="24"/>
          <w:szCs w:val="24"/>
        </w:rPr>
        <w:t>”</w:t>
      </w:r>
      <w:r w:rsidR="00D115F7" w:rsidRPr="00D115F7">
        <w:rPr>
          <w:rFonts w:asciiTheme="minorHAnsi" w:eastAsia="Times New Roman" w:hAnsiTheme="minorHAnsi" w:cs="Times New Roman"/>
          <w:b/>
          <w:bCs/>
          <w:color w:val="000000" w:themeColor="text1"/>
          <w:sz w:val="24"/>
          <w:szCs w:val="24"/>
        </w:rPr>
        <w:t xml:space="preserve"> don’t always mean better outcomes</w:t>
      </w:r>
      <w:r w:rsidRPr="00D115F7">
        <w:rPr>
          <w:rFonts w:asciiTheme="minorHAnsi" w:eastAsia="Times New Roman" w:hAnsiTheme="minorHAnsi" w:cs="Times New Roman"/>
          <w:b/>
          <w:bCs/>
          <w:color w:val="000000" w:themeColor="text1"/>
          <w:sz w:val="24"/>
          <w:szCs w:val="24"/>
        </w:rPr>
        <w:t>.</w:t>
      </w:r>
      <w:r w:rsidRPr="004D28CC">
        <w:rPr>
          <w:rFonts w:asciiTheme="minorHAnsi" w:eastAsia="Times New Roman" w:hAnsiTheme="minorHAnsi" w:cs="Times New Roman"/>
          <w:color w:val="000000" w:themeColor="text1"/>
          <w:sz w:val="24"/>
          <w:szCs w:val="24"/>
        </w:rPr>
        <w:t xml:space="preserve">  Working faster and with greater efficiencies </w:t>
      </w:r>
      <w:r w:rsidR="00D115F7">
        <w:rPr>
          <w:rFonts w:asciiTheme="minorHAnsi" w:eastAsia="Times New Roman" w:hAnsiTheme="minorHAnsi" w:cs="Times New Roman"/>
          <w:color w:val="000000" w:themeColor="text1"/>
          <w:sz w:val="24"/>
          <w:szCs w:val="24"/>
        </w:rPr>
        <w:t>lead the</w:t>
      </w:r>
      <w:r w:rsidRPr="004D28CC">
        <w:rPr>
          <w:rFonts w:asciiTheme="minorHAnsi" w:eastAsia="Times New Roman" w:hAnsiTheme="minorHAnsi" w:cs="Times New Roman"/>
          <w:color w:val="000000" w:themeColor="text1"/>
          <w:sz w:val="24"/>
          <w:szCs w:val="24"/>
        </w:rPr>
        <w:t xml:space="preserve"> ways our respondents think their work will change by 2023</w:t>
      </w:r>
      <w:r w:rsidR="004D28CC" w:rsidRPr="004D28CC">
        <w:rPr>
          <w:rFonts w:asciiTheme="minorHAnsi" w:eastAsia="Times New Roman" w:hAnsiTheme="minorHAnsi" w:cs="Times New Roman"/>
          <w:color w:val="000000" w:themeColor="text1"/>
          <w:sz w:val="24"/>
          <w:szCs w:val="24"/>
        </w:rPr>
        <w:t xml:space="preserve">. </w:t>
      </w:r>
      <w:r w:rsidRPr="004D28CC">
        <w:rPr>
          <w:rFonts w:asciiTheme="minorHAnsi" w:eastAsia="Times New Roman" w:hAnsiTheme="minorHAnsi" w:cs="Times New Roman"/>
          <w:color w:val="000000" w:themeColor="text1"/>
          <w:sz w:val="24"/>
          <w:szCs w:val="24"/>
        </w:rPr>
        <w:t>While innovation</w:t>
      </w:r>
      <w:r w:rsidR="004D28CC" w:rsidRPr="004D28CC">
        <w:rPr>
          <w:rFonts w:asciiTheme="minorHAnsi" w:eastAsia="Times New Roman" w:hAnsiTheme="minorHAnsi" w:cs="Times New Roman"/>
          <w:color w:val="000000" w:themeColor="text1"/>
          <w:sz w:val="24"/>
          <w:szCs w:val="24"/>
        </w:rPr>
        <w:t xml:space="preserve">, </w:t>
      </w:r>
      <w:r w:rsidRPr="004D28CC">
        <w:rPr>
          <w:rFonts w:asciiTheme="minorHAnsi" w:eastAsia="Times New Roman" w:hAnsiTheme="minorHAnsi" w:cs="Times New Roman"/>
          <w:color w:val="000000" w:themeColor="text1"/>
          <w:sz w:val="24"/>
          <w:szCs w:val="24"/>
        </w:rPr>
        <w:t xml:space="preserve">ingenuity </w:t>
      </w:r>
      <w:r w:rsidR="004D28CC" w:rsidRPr="004D28CC">
        <w:rPr>
          <w:rFonts w:asciiTheme="minorHAnsi" w:eastAsia="Times New Roman" w:hAnsiTheme="minorHAnsi" w:cs="Times New Roman"/>
          <w:color w:val="000000" w:themeColor="text1"/>
          <w:sz w:val="24"/>
          <w:szCs w:val="24"/>
        </w:rPr>
        <w:t xml:space="preserve">and efficiency </w:t>
      </w:r>
      <w:r w:rsidRPr="004D28CC">
        <w:rPr>
          <w:rFonts w:asciiTheme="minorHAnsi" w:eastAsia="Times New Roman" w:hAnsiTheme="minorHAnsi" w:cs="Times New Roman"/>
          <w:color w:val="000000" w:themeColor="text1"/>
          <w:sz w:val="24"/>
          <w:szCs w:val="24"/>
        </w:rPr>
        <w:t xml:space="preserve">have </w:t>
      </w:r>
      <w:r w:rsidR="00372D55">
        <w:rPr>
          <w:rFonts w:asciiTheme="minorHAnsi" w:eastAsia="Times New Roman" w:hAnsiTheme="minorHAnsi" w:cs="Times New Roman"/>
          <w:color w:val="000000" w:themeColor="text1"/>
          <w:sz w:val="24"/>
          <w:szCs w:val="24"/>
        </w:rPr>
        <w:t>always been a fixture of North American business, the coronavirus taught us outrunning a challenge rewards the fast – not the big</w:t>
      </w:r>
      <w:r w:rsidRPr="004D28CC">
        <w:rPr>
          <w:rFonts w:asciiTheme="minorHAnsi" w:eastAsia="Times New Roman" w:hAnsiTheme="minorHAnsi" w:cs="Times New Roman"/>
          <w:color w:val="000000" w:themeColor="text1"/>
          <w:sz w:val="24"/>
          <w:szCs w:val="24"/>
        </w:rPr>
        <w:t xml:space="preserve">.  </w:t>
      </w:r>
      <w:bookmarkEnd w:id="20"/>
      <w:bookmarkEnd w:id="23"/>
      <w:bookmarkEnd w:id="24"/>
    </w:p>
    <w:p w14:paraId="469A952F" w14:textId="6901BB82" w:rsidR="00723A4F" w:rsidRDefault="00723A4F" w:rsidP="00723A4F">
      <w:pPr>
        <w:pStyle w:val="Heading1"/>
        <w:numPr>
          <w:ilvl w:val="0"/>
          <w:numId w:val="5"/>
        </w:numPr>
        <w:rPr>
          <w:rFonts w:asciiTheme="minorHAnsi" w:eastAsia="Times New Roman" w:hAnsiTheme="minorHAnsi" w:cs="Times New Roman"/>
          <w:color w:val="000000" w:themeColor="text1"/>
          <w:sz w:val="24"/>
          <w:szCs w:val="24"/>
        </w:rPr>
      </w:pPr>
      <w:r w:rsidRPr="00723A4F">
        <w:rPr>
          <w:rFonts w:asciiTheme="minorHAnsi" w:eastAsia="Times New Roman" w:hAnsiTheme="minorHAnsi" w:cs="Times New Roman"/>
          <w:b/>
          <w:bCs/>
          <w:color w:val="000000" w:themeColor="text1"/>
          <w:sz w:val="24"/>
          <w:szCs w:val="24"/>
        </w:rPr>
        <w:t xml:space="preserve">The changing nature of work means a shift from jobs to tasks.  </w:t>
      </w:r>
      <w:r w:rsidRPr="00723A4F">
        <w:rPr>
          <w:rFonts w:asciiTheme="minorHAnsi" w:eastAsia="Times New Roman" w:hAnsiTheme="minorHAnsi" w:cs="Times New Roman"/>
          <w:color w:val="000000" w:themeColor="text1"/>
          <w:sz w:val="24"/>
          <w:szCs w:val="24"/>
        </w:rPr>
        <w:t xml:space="preserve">The future of work requires us to think about work far more </w:t>
      </w:r>
      <w:bookmarkStart w:id="25" w:name="OLE_LINK379"/>
      <w:bookmarkStart w:id="26" w:name="OLE_LINK380"/>
      <w:bookmarkStart w:id="27" w:name="OLE_LINK377"/>
      <w:bookmarkStart w:id="28" w:name="OLE_LINK378"/>
      <w:r w:rsidRPr="00723A4F">
        <w:rPr>
          <w:rFonts w:asciiTheme="minorHAnsi" w:eastAsia="Times New Roman" w:hAnsiTheme="minorHAnsi" w:cs="Times New Roman"/>
          <w:color w:val="000000" w:themeColor="text1"/>
          <w:sz w:val="24"/>
          <w:szCs w:val="24"/>
        </w:rPr>
        <w:t>fluidly</w:t>
      </w:r>
      <w:r w:rsidR="00380AC3">
        <w:rPr>
          <w:rFonts w:asciiTheme="minorHAnsi" w:eastAsia="Times New Roman" w:hAnsiTheme="minorHAnsi" w:cs="Times New Roman"/>
          <w:color w:val="000000" w:themeColor="text1"/>
          <w:sz w:val="24"/>
          <w:szCs w:val="24"/>
        </w:rPr>
        <w:t xml:space="preserve">; </w:t>
      </w:r>
      <w:r>
        <w:rPr>
          <w:rFonts w:asciiTheme="minorHAnsi" w:eastAsia="Times New Roman" w:hAnsiTheme="minorHAnsi" w:cs="Times New Roman"/>
          <w:color w:val="000000" w:themeColor="text1"/>
          <w:sz w:val="24"/>
          <w:szCs w:val="24"/>
        </w:rPr>
        <w:t>b</w:t>
      </w:r>
      <w:r w:rsidRPr="00723A4F">
        <w:rPr>
          <w:rFonts w:asciiTheme="minorHAnsi" w:eastAsia="Times New Roman" w:hAnsiTheme="minorHAnsi" w:cs="Times New Roman"/>
          <w:color w:val="000000" w:themeColor="text1"/>
          <w:sz w:val="24"/>
          <w:szCs w:val="24"/>
        </w:rPr>
        <w:t xml:space="preserve">reaking down work into tasks </w:t>
      </w:r>
      <w:bookmarkEnd w:id="25"/>
      <w:bookmarkEnd w:id="26"/>
      <w:r w:rsidRPr="00723A4F">
        <w:rPr>
          <w:rFonts w:asciiTheme="minorHAnsi" w:eastAsia="Times New Roman" w:hAnsiTheme="minorHAnsi" w:cs="Times New Roman"/>
          <w:color w:val="000000" w:themeColor="text1"/>
          <w:sz w:val="24"/>
          <w:szCs w:val="24"/>
        </w:rPr>
        <w:t>is the most sustainable way to segue into a fully-fledged human-machine workforce</w:t>
      </w:r>
      <w:r>
        <w:rPr>
          <w:rFonts w:asciiTheme="minorHAnsi" w:eastAsia="Times New Roman" w:hAnsiTheme="minorHAnsi" w:cs="Times New Roman"/>
          <w:color w:val="000000" w:themeColor="text1"/>
          <w:sz w:val="24"/>
          <w:szCs w:val="24"/>
        </w:rPr>
        <w:t xml:space="preserve">.  </w:t>
      </w:r>
      <w:bookmarkEnd w:id="27"/>
      <w:bookmarkEnd w:id="28"/>
      <w:r>
        <w:rPr>
          <w:rFonts w:asciiTheme="minorHAnsi" w:eastAsia="Times New Roman" w:hAnsiTheme="minorHAnsi" w:cs="Times New Roman"/>
          <w:color w:val="000000" w:themeColor="text1"/>
          <w:sz w:val="24"/>
          <w:szCs w:val="24"/>
        </w:rPr>
        <w:t>North American r</w:t>
      </w:r>
      <w:r w:rsidRPr="00723A4F">
        <w:rPr>
          <w:rFonts w:asciiTheme="minorHAnsi" w:eastAsia="Times New Roman" w:hAnsiTheme="minorHAnsi" w:cs="Times New Roman"/>
          <w:color w:val="000000" w:themeColor="text1"/>
          <w:sz w:val="24"/>
          <w:szCs w:val="24"/>
        </w:rPr>
        <w:t>espondents think greater job specialization, more collaboration and working faster</w:t>
      </w:r>
      <w:r>
        <w:rPr>
          <w:rFonts w:asciiTheme="minorHAnsi" w:eastAsia="Times New Roman" w:hAnsiTheme="minorHAnsi" w:cs="Times New Roman"/>
          <w:color w:val="000000" w:themeColor="text1"/>
          <w:sz w:val="24"/>
          <w:szCs w:val="24"/>
        </w:rPr>
        <w:t xml:space="preserve"> will be the leading outcomes of that change</w:t>
      </w:r>
      <w:r w:rsidRPr="00723A4F">
        <w:rPr>
          <w:rFonts w:asciiTheme="minorHAnsi" w:eastAsia="Times New Roman" w:hAnsiTheme="minorHAnsi" w:cs="Times New Roman"/>
          <w:color w:val="000000" w:themeColor="text1"/>
          <w:sz w:val="24"/>
          <w:szCs w:val="24"/>
        </w:rPr>
        <w:t xml:space="preserve">.   </w:t>
      </w:r>
    </w:p>
    <w:p w14:paraId="066239B4" w14:textId="77777777" w:rsidR="00723A4F" w:rsidRPr="00723A4F" w:rsidRDefault="00723A4F" w:rsidP="00723A4F">
      <w:pPr>
        <w:ind w:left="720"/>
        <w:rPr>
          <w:rFonts w:asciiTheme="minorHAnsi" w:hAnsiTheme="minorHAnsi"/>
          <w:b/>
          <w:bCs/>
          <w:color w:val="000000" w:themeColor="text1"/>
        </w:rPr>
      </w:pPr>
    </w:p>
    <w:p w14:paraId="03AC33A5" w14:textId="6FD2D5D5" w:rsidR="00723A4F" w:rsidRPr="00723A4F" w:rsidRDefault="00723A4F" w:rsidP="00723A4F">
      <w:pPr>
        <w:numPr>
          <w:ilvl w:val="0"/>
          <w:numId w:val="5"/>
        </w:numPr>
        <w:rPr>
          <w:rFonts w:asciiTheme="minorHAnsi" w:hAnsiTheme="minorHAnsi"/>
          <w:color w:val="000000" w:themeColor="text1"/>
        </w:rPr>
      </w:pPr>
      <w:r w:rsidRPr="00723A4F">
        <w:rPr>
          <w:rFonts w:asciiTheme="minorHAnsi" w:hAnsiTheme="minorHAnsi"/>
          <w:b/>
          <w:bCs/>
          <w:color w:val="000000" w:themeColor="text1"/>
        </w:rPr>
        <w:lastRenderedPageBreak/>
        <w:t xml:space="preserve">COVID – and AI – are galvanizing efforts to better value employees.  </w:t>
      </w:r>
      <w:r w:rsidRPr="00723A4F">
        <w:rPr>
          <w:rFonts w:asciiTheme="minorHAnsi" w:hAnsiTheme="minorHAnsi"/>
          <w:color w:val="000000" w:themeColor="text1"/>
        </w:rPr>
        <w:t>In the wake of</w:t>
      </w:r>
      <w:r w:rsidRPr="00723A4F">
        <w:t xml:space="preserve"> </w:t>
      </w:r>
      <w:r w:rsidRPr="00723A4F">
        <w:rPr>
          <w:rFonts w:asciiTheme="minorHAnsi" w:hAnsiTheme="minorHAnsi"/>
          <w:color w:val="000000" w:themeColor="text1"/>
        </w:rPr>
        <w:t xml:space="preserve">the coronavirus, North American leaders in AI adoption are significantly more likely to believe that the next three years will witness a better ability for work to pay essential workers more (66%), augment workforce safety (65%) and provide greater social protections for freelance workers (57%).  This outlook is poised to help “make real” the stated intent of American CEOs to value stakeholders in addition to their shareholders.  </w:t>
      </w:r>
    </w:p>
    <w:p w14:paraId="6D2507DC" w14:textId="77777777" w:rsidR="00723A4F" w:rsidRPr="00723A4F" w:rsidRDefault="00723A4F" w:rsidP="00723A4F"/>
    <w:bookmarkEnd w:id="21"/>
    <w:bookmarkEnd w:id="22"/>
    <w:p w14:paraId="1EBA690A" w14:textId="1C7EC29E" w:rsidR="00625271" w:rsidRPr="00D07DA5" w:rsidRDefault="00D07DA5" w:rsidP="00625271">
      <w:pPr>
        <w:rPr>
          <w:rFonts w:asciiTheme="minorHAnsi" w:hAnsiTheme="minorHAnsi"/>
          <w:color w:val="000000" w:themeColor="text1"/>
        </w:rPr>
      </w:pPr>
      <w:r w:rsidRPr="009B37FD">
        <w:rPr>
          <w:rFonts w:asciiTheme="minorHAnsi" w:hAnsiTheme="minorHAnsi"/>
          <w:color w:val="000000" w:themeColor="text1"/>
        </w:rPr>
        <w:t xml:space="preserve">As the British naturalist Charles Darwin said, “It is not the strongest of the species that survives, nor the most intelligent; it is the one most adaptable to change.” Similarly, we have no choice but to confront work ahead that will be hard, unavoidable and above all, necessary </w:t>
      </w:r>
      <w:bookmarkStart w:id="29" w:name="OLE_LINK299"/>
      <w:bookmarkStart w:id="30" w:name="OLE_LINK300"/>
      <w:r w:rsidRPr="009B37FD">
        <w:rPr>
          <w:rFonts w:asciiTheme="minorHAnsi" w:hAnsiTheme="minorHAnsi"/>
          <w:color w:val="000000" w:themeColor="text1"/>
        </w:rPr>
        <w:t xml:space="preserve">to modernize </w:t>
      </w:r>
      <w:r w:rsidR="00FE1861">
        <w:rPr>
          <w:rFonts w:asciiTheme="minorHAnsi" w:hAnsiTheme="minorHAnsi"/>
          <w:color w:val="000000" w:themeColor="text1"/>
        </w:rPr>
        <w:t>North America</w:t>
      </w:r>
      <w:r w:rsidRPr="009B37FD">
        <w:rPr>
          <w:rFonts w:asciiTheme="minorHAnsi" w:hAnsiTheme="minorHAnsi"/>
          <w:color w:val="000000" w:themeColor="text1"/>
        </w:rPr>
        <w:t>, and get it to the other side</w:t>
      </w:r>
      <w:bookmarkEnd w:id="29"/>
      <w:bookmarkEnd w:id="30"/>
      <w:r w:rsidRPr="009B37FD">
        <w:rPr>
          <w:rFonts w:asciiTheme="minorHAnsi" w:hAnsiTheme="minorHAnsi"/>
          <w:color w:val="000000" w:themeColor="text1"/>
        </w:rPr>
        <w:t xml:space="preserve">. </w:t>
      </w:r>
    </w:p>
    <w:p w14:paraId="53A0B2B0" w14:textId="77777777" w:rsidR="00D07DA5" w:rsidRDefault="00D07DA5" w:rsidP="00625271">
      <w:pPr>
        <w:rPr>
          <w:rFonts w:asciiTheme="minorHAnsi" w:eastAsiaTheme="minorHAnsi" w:hAnsiTheme="minorHAnsi" w:cstheme="minorBidi"/>
        </w:rPr>
      </w:pPr>
    </w:p>
    <w:p w14:paraId="297270A6" w14:textId="000ED226" w:rsidR="00625271" w:rsidRDefault="00F423A7" w:rsidP="00625271">
      <w:pPr>
        <w:rPr>
          <w:rFonts w:asciiTheme="minorHAnsi" w:eastAsiaTheme="minorHAnsi" w:hAnsiTheme="minorHAnsi" w:cstheme="minorBidi"/>
        </w:rPr>
      </w:pPr>
      <w:r>
        <w:rPr>
          <w:rFonts w:asciiTheme="minorHAnsi" w:eastAsiaTheme="minorHAnsi" w:hAnsiTheme="minorHAnsi" w:cstheme="minorBidi"/>
        </w:rPr>
        <w:t>Y</w:t>
      </w:r>
      <w:r w:rsidR="00625271" w:rsidRPr="008E1367">
        <w:rPr>
          <w:rFonts w:asciiTheme="minorHAnsi" w:eastAsiaTheme="minorHAnsi" w:hAnsiTheme="minorHAnsi" w:cstheme="minorBidi"/>
        </w:rPr>
        <w:t xml:space="preserve">our </w:t>
      </w:r>
      <w:r w:rsidR="006B6F65">
        <w:rPr>
          <w:rFonts w:asciiTheme="minorHAnsi" w:eastAsiaTheme="minorHAnsi" w:hAnsiTheme="minorHAnsi" w:cstheme="minorBidi"/>
        </w:rPr>
        <w:t>work ahead</w:t>
      </w:r>
      <w:r w:rsidR="00625271">
        <w:rPr>
          <w:rFonts w:asciiTheme="minorHAnsi" w:eastAsiaTheme="minorHAnsi" w:hAnsiTheme="minorHAnsi" w:cstheme="minorBidi"/>
        </w:rPr>
        <w:t xml:space="preserve"> </w:t>
      </w:r>
      <w:r w:rsidR="006B6F65">
        <w:rPr>
          <w:rFonts w:asciiTheme="minorHAnsi" w:eastAsiaTheme="minorHAnsi" w:hAnsiTheme="minorHAnsi" w:cstheme="minorBidi"/>
        </w:rPr>
        <w:t xml:space="preserve">– </w:t>
      </w:r>
      <w:r w:rsidR="00625271">
        <w:rPr>
          <w:rFonts w:asciiTheme="minorHAnsi" w:eastAsiaTheme="minorHAnsi" w:hAnsiTheme="minorHAnsi" w:cstheme="minorBidi"/>
        </w:rPr>
        <w:t>not just</w:t>
      </w:r>
      <w:r w:rsidR="00625271" w:rsidRPr="008E1367">
        <w:rPr>
          <w:rFonts w:asciiTheme="minorHAnsi" w:eastAsiaTheme="minorHAnsi" w:hAnsiTheme="minorHAnsi" w:cstheme="minorBidi"/>
        </w:rPr>
        <w:t xml:space="preserve"> </w:t>
      </w:r>
      <w:r w:rsidR="006B6F65">
        <w:rPr>
          <w:rFonts w:asciiTheme="minorHAnsi" w:eastAsiaTheme="minorHAnsi" w:hAnsiTheme="minorHAnsi" w:cstheme="minorBidi"/>
        </w:rPr>
        <w:t>for</w:t>
      </w:r>
      <w:r w:rsidR="00625271">
        <w:rPr>
          <w:rFonts w:asciiTheme="minorHAnsi" w:eastAsiaTheme="minorHAnsi" w:hAnsiTheme="minorHAnsi" w:cstheme="minorBidi"/>
        </w:rPr>
        <w:t xml:space="preserve"> </w:t>
      </w:r>
      <w:r w:rsidR="00625271" w:rsidRPr="008E1367">
        <w:rPr>
          <w:rFonts w:asciiTheme="minorHAnsi" w:eastAsiaTheme="minorHAnsi" w:hAnsiTheme="minorHAnsi" w:cstheme="minorBidi"/>
        </w:rPr>
        <w:t>survival</w:t>
      </w:r>
      <w:r w:rsidR="006B6F65">
        <w:rPr>
          <w:rFonts w:asciiTheme="minorHAnsi" w:eastAsiaTheme="minorHAnsi" w:hAnsiTheme="minorHAnsi" w:cstheme="minorBidi"/>
        </w:rPr>
        <w:t xml:space="preserve"> today</w:t>
      </w:r>
      <w:r w:rsidR="00625271" w:rsidRPr="008E1367">
        <w:rPr>
          <w:rFonts w:asciiTheme="minorHAnsi" w:eastAsiaTheme="minorHAnsi" w:hAnsiTheme="minorHAnsi" w:cstheme="minorBidi"/>
        </w:rPr>
        <w:t xml:space="preserve">, but </w:t>
      </w:r>
      <w:r w:rsidR="00625271">
        <w:rPr>
          <w:rFonts w:asciiTheme="minorHAnsi" w:eastAsiaTheme="minorHAnsi" w:hAnsiTheme="minorHAnsi" w:cstheme="minorBidi"/>
        </w:rPr>
        <w:t xml:space="preserve">personal and professional </w:t>
      </w:r>
      <w:r w:rsidR="00625271" w:rsidRPr="008E1367">
        <w:rPr>
          <w:rFonts w:asciiTheme="minorHAnsi" w:eastAsiaTheme="minorHAnsi" w:hAnsiTheme="minorHAnsi" w:cstheme="minorBidi"/>
        </w:rPr>
        <w:t xml:space="preserve">adaptation </w:t>
      </w:r>
      <w:r w:rsidR="006B6F65">
        <w:rPr>
          <w:rFonts w:asciiTheme="minorHAnsi" w:eastAsiaTheme="minorHAnsi" w:hAnsiTheme="minorHAnsi" w:cstheme="minorBidi"/>
        </w:rPr>
        <w:t xml:space="preserve">for tomorrow </w:t>
      </w:r>
      <w:r w:rsidR="00625271" w:rsidRPr="008E1367">
        <w:rPr>
          <w:rFonts w:asciiTheme="minorHAnsi" w:eastAsiaTheme="minorHAnsi" w:hAnsiTheme="minorHAnsi" w:cstheme="minorBidi"/>
        </w:rPr>
        <w:t xml:space="preserve">– is to </w:t>
      </w:r>
      <w:bookmarkStart w:id="31" w:name="OLE_LINK256"/>
      <w:r w:rsidRPr="00AC5234">
        <w:rPr>
          <w:rFonts w:asciiTheme="minorHAnsi" w:hAnsiTheme="minorHAnsi"/>
          <w:color w:val="000000" w:themeColor="text1"/>
        </w:rPr>
        <w:t xml:space="preserve">take the wheel </w:t>
      </w:r>
      <w:r>
        <w:rPr>
          <w:rFonts w:asciiTheme="minorHAnsi" w:hAnsiTheme="minorHAnsi"/>
          <w:color w:val="000000" w:themeColor="text1"/>
        </w:rPr>
        <w:t>(and the driver’s seat)</w:t>
      </w:r>
      <w:bookmarkEnd w:id="31"/>
      <w:r w:rsidR="00625271" w:rsidRPr="008E1367">
        <w:rPr>
          <w:rFonts w:asciiTheme="minorHAnsi" w:eastAsiaTheme="minorHAnsi" w:hAnsiTheme="minorHAnsi" w:cstheme="minorBidi"/>
        </w:rPr>
        <w:t>, and</w:t>
      </w:r>
      <w:r w:rsidR="00625271">
        <w:rPr>
          <w:rFonts w:asciiTheme="minorHAnsi" w:eastAsiaTheme="minorHAnsi" w:hAnsiTheme="minorHAnsi" w:cstheme="minorBidi"/>
        </w:rPr>
        <w:t xml:space="preserve"> help your company</w:t>
      </w:r>
      <w:r w:rsidR="00625271" w:rsidRPr="008E1367">
        <w:rPr>
          <w:rFonts w:asciiTheme="minorHAnsi" w:eastAsiaTheme="minorHAnsi" w:hAnsiTheme="minorHAnsi" w:cstheme="minorBidi"/>
        </w:rPr>
        <w:t xml:space="preserve"> practice </w:t>
      </w:r>
      <w:r w:rsidR="00625271" w:rsidRPr="008E1367">
        <w:rPr>
          <w:rFonts w:asciiTheme="minorHAnsi" w:eastAsiaTheme="minorHAnsi" w:hAnsiTheme="minorHAnsi" w:cstheme="minorBidi"/>
          <w:i/>
          <w:iCs/>
          <w:u w:val="single"/>
        </w:rPr>
        <w:t>working better</w:t>
      </w:r>
      <w:r w:rsidR="00625271">
        <w:rPr>
          <w:rFonts w:asciiTheme="minorHAnsi" w:eastAsiaTheme="minorHAnsi" w:hAnsiTheme="minorHAnsi" w:cstheme="minorBidi"/>
          <w:i/>
          <w:iCs/>
          <w:u w:val="single"/>
        </w:rPr>
        <w:t>, digitally</w:t>
      </w:r>
      <w:r w:rsidR="00625271" w:rsidRPr="008E1367">
        <w:rPr>
          <w:rFonts w:asciiTheme="minorHAnsi" w:eastAsiaTheme="minorHAnsi" w:hAnsiTheme="minorHAnsi" w:cstheme="minorBidi"/>
        </w:rPr>
        <w:t xml:space="preserve">. </w:t>
      </w:r>
      <w:r>
        <w:rPr>
          <w:rFonts w:asciiTheme="minorHAnsi" w:hAnsiTheme="minorHAnsi"/>
          <w:color w:val="000000" w:themeColor="text1"/>
        </w:rPr>
        <w:t xml:space="preserve">Building </w:t>
      </w:r>
      <w:r w:rsidRPr="009F14A6">
        <w:rPr>
          <w:rFonts w:asciiTheme="minorHAnsi" w:hAnsiTheme="minorHAnsi"/>
          <w:color w:val="000000" w:themeColor="text1"/>
          <w:lang w:val="en-GB"/>
        </w:rPr>
        <w:t xml:space="preserve">a modern </w:t>
      </w:r>
      <w:r>
        <w:rPr>
          <w:rFonts w:asciiTheme="minorHAnsi" w:hAnsiTheme="minorHAnsi"/>
          <w:color w:val="000000" w:themeColor="text1"/>
          <w:lang w:val="en-GB"/>
        </w:rPr>
        <w:t>North America</w:t>
      </w:r>
      <w:r w:rsidRPr="009F14A6">
        <w:rPr>
          <w:rFonts w:asciiTheme="minorHAnsi" w:hAnsiTheme="minorHAnsi"/>
          <w:color w:val="000000" w:themeColor="text1"/>
          <w:lang w:val="en-GB"/>
        </w:rPr>
        <w:t xml:space="preserve"> depends on it.</w:t>
      </w:r>
    </w:p>
    <w:p w14:paraId="44577DEB" w14:textId="38E3742F" w:rsidR="00FD1A16" w:rsidRDefault="00FD1A16" w:rsidP="00625271">
      <w:pPr>
        <w:rPr>
          <w:rFonts w:asciiTheme="minorHAnsi" w:eastAsiaTheme="minorHAnsi" w:hAnsiTheme="minorHAnsi" w:cstheme="minorBidi"/>
        </w:rPr>
      </w:pPr>
    </w:p>
    <w:p w14:paraId="4E7E6CD5" w14:textId="075E9741" w:rsidR="00FD1A16" w:rsidRPr="0033793C" w:rsidRDefault="008E314A" w:rsidP="00FD1A16">
      <w:pPr>
        <w:pStyle w:val="Heading1"/>
        <w:rPr>
          <w:lang w:val="en-GB"/>
        </w:rPr>
      </w:pPr>
      <w:r>
        <w:rPr>
          <w:lang w:val="en-GB"/>
        </w:rPr>
        <w:t>After NAFTA</w:t>
      </w:r>
      <w:r w:rsidR="00FD1A16">
        <w:rPr>
          <w:lang w:val="en-GB"/>
        </w:rPr>
        <w:t xml:space="preserve">: Skill Me, Thrill Me, </w:t>
      </w:r>
      <w:r w:rsidR="00380AC3">
        <w:rPr>
          <w:lang w:val="en-GB"/>
        </w:rPr>
        <w:t>Fulfil</w:t>
      </w:r>
      <w:r w:rsidR="00FD1A16">
        <w:rPr>
          <w:lang w:val="en-GB"/>
        </w:rPr>
        <w:t xml:space="preserve"> Me</w:t>
      </w:r>
    </w:p>
    <w:p w14:paraId="09AAB43D" w14:textId="74D144ED" w:rsidR="00D126AD" w:rsidRDefault="00D126AD" w:rsidP="00D126AD">
      <w:pPr>
        <w:rPr>
          <w:rFonts w:asciiTheme="minorHAnsi" w:eastAsiaTheme="minorHAnsi" w:hAnsiTheme="minorHAnsi" w:cstheme="minorBidi"/>
          <w:lang w:val="en-GB"/>
        </w:rPr>
      </w:pPr>
      <w:bookmarkStart w:id="32" w:name="OLE_LINK418"/>
      <w:r w:rsidRPr="00051E45">
        <w:rPr>
          <w:rFonts w:asciiTheme="minorHAnsi" w:eastAsiaTheme="minorHAnsi" w:hAnsiTheme="minorHAnsi" w:cstheme="minorBidi"/>
        </w:rPr>
        <w:t xml:space="preserve">Looking to 2023, important skills are less about formulating a strategy and more about the ability to execute on it. </w:t>
      </w:r>
      <w:bookmarkStart w:id="33" w:name="OLE_LINK265"/>
      <w:bookmarkStart w:id="34" w:name="OLE_LINK266"/>
      <w:r>
        <w:rPr>
          <w:rFonts w:asciiTheme="minorHAnsi" w:eastAsiaTheme="minorHAnsi" w:hAnsiTheme="minorHAnsi" w:cstheme="minorBidi"/>
        </w:rPr>
        <w:t xml:space="preserve">The top two most important skills among North </w:t>
      </w:r>
      <w:r w:rsidRPr="00051E45">
        <w:rPr>
          <w:rFonts w:asciiTheme="minorHAnsi" w:eastAsiaTheme="minorHAnsi" w:hAnsiTheme="minorHAnsi" w:cstheme="minorBidi"/>
        </w:rPr>
        <w:t xml:space="preserve">American respondents </w:t>
      </w:r>
      <w:r>
        <w:rPr>
          <w:rFonts w:asciiTheme="minorHAnsi" w:eastAsiaTheme="minorHAnsi" w:hAnsiTheme="minorHAnsi" w:cstheme="minorBidi"/>
        </w:rPr>
        <w:t xml:space="preserve">have shifted from leadership and strategic thinking to </w:t>
      </w:r>
      <w:r w:rsidRPr="00051E45">
        <w:rPr>
          <w:rFonts w:asciiTheme="minorHAnsi" w:eastAsiaTheme="minorHAnsi" w:hAnsiTheme="minorHAnsi" w:cstheme="minorBidi"/>
        </w:rPr>
        <w:t>innovation (39%)</w:t>
      </w:r>
      <w:r>
        <w:rPr>
          <w:rFonts w:asciiTheme="minorHAnsi" w:eastAsiaTheme="minorHAnsi" w:hAnsiTheme="minorHAnsi" w:cstheme="minorBidi"/>
        </w:rPr>
        <w:t xml:space="preserve"> and</w:t>
      </w:r>
      <w:r w:rsidRPr="00051E45">
        <w:rPr>
          <w:rFonts w:asciiTheme="minorHAnsi" w:eastAsiaTheme="minorHAnsi" w:hAnsiTheme="minorHAnsi" w:cstheme="minorBidi"/>
        </w:rPr>
        <w:t xml:space="preserve"> decision-making (38%). </w:t>
      </w:r>
      <w:bookmarkEnd w:id="33"/>
      <w:bookmarkEnd w:id="34"/>
      <w:r w:rsidRPr="00051E45">
        <w:rPr>
          <w:rFonts w:asciiTheme="minorHAnsi" w:eastAsiaTheme="minorHAnsi" w:hAnsiTheme="minorHAnsi" w:cstheme="minorBidi"/>
        </w:rPr>
        <w:t xml:space="preserve">What’s fallen like a stone? Global operating skills (pegged at 63% in 2016). This reflects how much corporate America has changed its outlook about “globalization” due to its voracious conceptual criticism by </w:t>
      </w:r>
      <w:r>
        <w:rPr>
          <w:rFonts w:asciiTheme="minorHAnsi" w:eastAsiaTheme="minorHAnsi" w:hAnsiTheme="minorHAnsi" w:cstheme="minorBidi"/>
        </w:rPr>
        <w:t>political leaders</w:t>
      </w:r>
      <w:r>
        <w:rPr>
          <w:rFonts w:asciiTheme="minorHAnsi" w:eastAsiaTheme="minorHAnsi" w:hAnsiTheme="minorHAnsi" w:cstheme="minorBidi"/>
          <w:lang w:val="en-GB"/>
        </w:rPr>
        <w:t xml:space="preserve"> and resulting in the recent US-Mexico-Canada Agreement – the successor to NAFTA – which will underpin the regions trading infrastructure in the coming years. </w:t>
      </w:r>
    </w:p>
    <w:p w14:paraId="1B4E1DDA" w14:textId="77777777" w:rsidR="00D126AD" w:rsidRPr="00D126AD" w:rsidRDefault="00D126AD" w:rsidP="00D126AD">
      <w:pPr>
        <w:rPr>
          <w:rFonts w:asciiTheme="minorHAnsi" w:eastAsiaTheme="minorHAnsi" w:hAnsiTheme="minorHAnsi" w:cstheme="minorBidi"/>
          <w:lang w:val="en-GB"/>
        </w:rPr>
      </w:pPr>
    </w:p>
    <w:bookmarkEnd w:id="32"/>
    <w:p w14:paraId="6322154C" w14:textId="19254EF2" w:rsidR="00FD1A16" w:rsidRDefault="00FD1A16" w:rsidP="00FD1A16">
      <w:pPr>
        <w:rPr>
          <w:rFonts w:asciiTheme="minorHAnsi" w:eastAsiaTheme="minorHAnsi" w:hAnsiTheme="minorHAnsi" w:cstheme="minorBidi"/>
        </w:rPr>
      </w:pPr>
      <w:r>
        <w:rPr>
          <w:rFonts w:asciiTheme="minorHAnsi" w:eastAsiaTheme="minorHAnsi" w:hAnsiTheme="minorHAnsi" w:cstheme="minorBidi"/>
        </w:rPr>
        <w:t>B</w:t>
      </w:r>
      <w:r w:rsidRPr="00871589">
        <w:rPr>
          <w:rFonts w:asciiTheme="minorHAnsi" w:eastAsiaTheme="minorHAnsi" w:hAnsiTheme="minorHAnsi" w:cstheme="minorBidi"/>
        </w:rPr>
        <w:t xml:space="preserve">usinesses </w:t>
      </w:r>
      <w:r>
        <w:rPr>
          <w:rFonts w:asciiTheme="minorHAnsi" w:eastAsiaTheme="minorHAnsi" w:hAnsiTheme="minorHAnsi" w:cstheme="minorBidi"/>
        </w:rPr>
        <w:t xml:space="preserve">in all industries </w:t>
      </w:r>
      <w:r w:rsidRPr="00871589">
        <w:rPr>
          <w:rFonts w:asciiTheme="minorHAnsi" w:eastAsiaTheme="minorHAnsi" w:hAnsiTheme="minorHAnsi" w:cstheme="minorBidi"/>
        </w:rPr>
        <w:t xml:space="preserve">have </w:t>
      </w:r>
      <w:r w:rsidR="00372D55">
        <w:rPr>
          <w:rFonts w:asciiTheme="minorHAnsi" w:eastAsiaTheme="minorHAnsi" w:hAnsiTheme="minorHAnsi" w:cstheme="minorBidi"/>
        </w:rPr>
        <w:t xml:space="preserve">been </w:t>
      </w:r>
      <w:r>
        <w:rPr>
          <w:rFonts w:asciiTheme="minorHAnsi" w:eastAsiaTheme="minorHAnsi" w:hAnsiTheme="minorHAnsi" w:cstheme="minorBidi"/>
        </w:rPr>
        <w:t>doing the hard work of</w:t>
      </w:r>
      <w:r w:rsidRPr="0001347A">
        <w:rPr>
          <w:rFonts w:asciiTheme="minorHAnsi" w:eastAsiaTheme="minorHAnsi" w:hAnsiTheme="minorHAnsi" w:cstheme="minorBidi"/>
        </w:rPr>
        <w:t xml:space="preserve"> digital </w:t>
      </w:r>
      <w:r>
        <w:rPr>
          <w:rFonts w:asciiTheme="minorHAnsi" w:eastAsiaTheme="minorHAnsi" w:hAnsiTheme="minorHAnsi" w:cstheme="minorBidi"/>
        </w:rPr>
        <w:t>improvement</w:t>
      </w:r>
      <w:r w:rsidRPr="0001347A">
        <w:rPr>
          <w:rFonts w:asciiTheme="minorHAnsi" w:eastAsiaTheme="minorHAnsi" w:hAnsiTheme="minorHAnsi" w:cstheme="minorBidi"/>
        </w:rPr>
        <w:t xml:space="preserve"> </w:t>
      </w:r>
      <w:r>
        <w:rPr>
          <w:rFonts w:asciiTheme="minorHAnsi" w:eastAsiaTheme="minorHAnsi" w:hAnsiTheme="minorHAnsi" w:cstheme="minorBidi"/>
        </w:rPr>
        <w:t xml:space="preserve">in North America for years now.  </w:t>
      </w:r>
      <w:r w:rsidRPr="00871589">
        <w:rPr>
          <w:rFonts w:asciiTheme="minorHAnsi" w:hAnsiTheme="minorHAnsi"/>
          <w:color w:val="000000" w:themeColor="text1"/>
          <w:lang w:val="en-GB"/>
        </w:rPr>
        <w:t>Since we conducted the first Work Ahead survey in 2016, the optimism has been replaced with a realism tempered by not just the hard work businesses have done to envision and implement the technologies, services and solutions that underpin modern business but also by, of course, the COVID-19 pandemic. But now, some of the urgency for change we saw in 2016 has diminished, spotlighting a shift in corporate focus away from digital growth to business survival</w:t>
      </w:r>
      <w:r>
        <w:rPr>
          <w:rFonts w:asciiTheme="minorHAnsi" w:eastAsiaTheme="minorHAnsi" w:hAnsiTheme="minorHAnsi" w:cstheme="minorBidi"/>
        </w:rPr>
        <w:t>.</w:t>
      </w:r>
    </w:p>
    <w:p w14:paraId="2D97F05C" w14:textId="77777777" w:rsidR="00FD1A16" w:rsidRDefault="00FD1A16" w:rsidP="00FD1A16">
      <w:pPr>
        <w:rPr>
          <w:rFonts w:asciiTheme="minorHAnsi" w:eastAsiaTheme="minorHAnsi" w:hAnsiTheme="minorHAnsi" w:cstheme="minorBidi"/>
        </w:rPr>
      </w:pPr>
    </w:p>
    <w:p w14:paraId="38ECB48B" w14:textId="189DC39F" w:rsidR="00FD1A16" w:rsidRDefault="00FD1A16" w:rsidP="00FD1A16">
      <w:pPr>
        <w:rPr>
          <w:rFonts w:asciiTheme="minorHAnsi" w:eastAsiaTheme="minorHAnsi" w:hAnsiTheme="minorHAnsi" w:cstheme="minorBidi"/>
        </w:rPr>
      </w:pPr>
      <w:r w:rsidRPr="00871589">
        <w:rPr>
          <w:rFonts w:asciiTheme="minorHAnsi" w:eastAsiaTheme="minorHAnsi" w:hAnsiTheme="minorHAnsi" w:cstheme="minorBidi"/>
        </w:rPr>
        <w:t xml:space="preserve">Specifically, the percentage of respondents in this year’s study rating any skill as highly important for the future of work is far lower – sometimes by half – than in 2016 (see Figure </w:t>
      </w:r>
      <w:r w:rsidR="008E314A">
        <w:rPr>
          <w:rFonts w:asciiTheme="minorHAnsi" w:eastAsiaTheme="minorHAnsi" w:hAnsiTheme="minorHAnsi" w:cstheme="minorBidi"/>
        </w:rPr>
        <w:t>1</w:t>
      </w:r>
      <w:r w:rsidRPr="00871589">
        <w:rPr>
          <w:rFonts w:asciiTheme="minorHAnsi" w:eastAsiaTheme="minorHAnsi" w:hAnsiTheme="minorHAnsi" w:cstheme="minorBidi"/>
        </w:rPr>
        <w:t xml:space="preserve">).  </w:t>
      </w:r>
      <w:r w:rsidR="00372D55">
        <w:rPr>
          <w:rFonts w:asciiTheme="minorHAnsi" w:eastAsiaTheme="minorHAnsi" w:hAnsiTheme="minorHAnsi" w:cstheme="minorBidi"/>
        </w:rPr>
        <w:t>Initial</w:t>
      </w:r>
      <w:r w:rsidRPr="00871589">
        <w:rPr>
          <w:rFonts w:asciiTheme="minorHAnsi" w:eastAsiaTheme="minorHAnsi" w:hAnsiTheme="minorHAnsi" w:cstheme="minorBidi"/>
        </w:rPr>
        <w:t xml:space="preserve"> </w:t>
      </w:r>
      <w:bookmarkStart w:id="35" w:name="OLE_LINK414"/>
      <w:bookmarkStart w:id="36" w:name="OLE_LINK415"/>
      <w:r w:rsidR="00372D55" w:rsidRPr="00871589">
        <w:rPr>
          <w:rFonts w:asciiTheme="minorHAnsi" w:eastAsiaTheme="minorHAnsi" w:hAnsiTheme="minorHAnsi" w:cstheme="minorBidi"/>
        </w:rPr>
        <w:t>skills gap</w:t>
      </w:r>
      <w:bookmarkEnd w:id="35"/>
      <w:bookmarkEnd w:id="36"/>
      <w:r w:rsidR="00372D55">
        <w:rPr>
          <w:rFonts w:asciiTheme="minorHAnsi" w:eastAsiaTheme="minorHAnsi" w:hAnsiTheme="minorHAnsi" w:cstheme="minorBidi"/>
        </w:rPr>
        <w:t xml:space="preserve"> </w:t>
      </w:r>
      <w:r w:rsidRPr="00871589">
        <w:rPr>
          <w:rFonts w:asciiTheme="minorHAnsi" w:eastAsiaTheme="minorHAnsi" w:hAnsiTheme="minorHAnsi" w:cstheme="minorBidi"/>
        </w:rPr>
        <w:t>concern</w:t>
      </w:r>
      <w:r w:rsidR="00372D55">
        <w:rPr>
          <w:rFonts w:asciiTheme="minorHAnsi" w:eastAsiaTheme="minorHAnsi" w:hAnsiTheme="minorHAnsi" w:cstheme="minorBidi"/>
        </w:rPr>
        <w:t>s</w:t>
      </w:r>
      <w:r w:rsidRPr="00871589">
        <w:rPr>
          <w:rFonts w:asciiTheme="minorHAnsi" w:eastAsiaTheme="minorHAnsi" w:hAnsiTheme="minorHAnsi" w:cstheme="minorBidi"/>
        </w:rPr>
        <w:t xml:space="preserve"> </w:t>
      </w:r>
      <w:r w:rsidR="00D126AD">
        <w:rPr>
          <w:rFonts w:asciiTheme="minorHAnsi" w:eastAsiaTheme="minorHAnsi" w:hAnsiTheme="minorHAnsi" w:cstheme="minorBidi"/>
        </w:rPr>
        <w:t>our research highlighted</w:t>
      </w:r>
      <w:r w:rsidR="00372D55">
        <w:rPr>
          <w:rFonts w:asciiTheme="minorHAnsi" w:eastAsiaTheme="minorHAnsi" w:hAnsiTheme="minorHAnsi" w:cstheme="minorBidi"/>
        </w:rPr>
        <w:t xml:space="preserve"> four years ago have </w:t>
      </w:r>
      <w:r w:rsidR="00D126AD">
        <w:rPr>
          <w:rFonts w:asciiTheme="minorHAnsi" w:eastAsiaTheme="minorHAnsi" w:hAnsiTheme="minorHAnsi" w:cstheme="minorBidi"/>
        </w:rPr>
        <w:t xml:space="preserve">seemingly </w:t>
      </w:r>
      <w:r w:rsidRPr="00871589">
        <w:rPr>
          <w:rFonts w:asciiTheme="minorHAnsi" w:eastAsiaTheme="minorHAnsi" w:hAnsiTheme="minorHAnsi" w:cstheme="minorBidi"/>
        </w:rPr>
        <w:t xml:space="preserve">subsided </w:t>
      </w:r>
      <w:r w:rsidR="00372D55">
        <w:rPr>
          <w:rFonts w:asciiTheme="minorHAnsi" w:eastAsiaTheme="minorHAnsi" w:hAnsiTheme="minorHAnsi" w:cstheme="minorBidi"/>
        </w:rPr>
        <w:t xml:space="preserve">– </w:t>
      </w:r>
      <w:r w:rsidR="003A4473">
        <w:rPr>
          <w:rFonts w:asciiTheme="minorHAnsi" w:eastAsiaTheme="minorHAnsi" w:hAnsiTheme="minorHAnsi" w:cstheme="minorBidi"/>
        </w:rPr>
        <w:t>implying</w:t>
      </w:r>
      <w:r w:rsidRPr="00871589">
        <w:rPr>
          <w:rFonts w:asciiTheme="minorHAnsi" w:eastAsiaTheme="minorHAnsi" w:hAnsiTheme="minorHAnsi" w:cstheme="minorBidi"/>
        </w:rPr>
        <w:t xml:space="preserve"> </w:t>
      </w:r>
      <w:r w:rsidR="003A4473">
        <w:rPr>
          <w:rFonts w:asciiTheme="minorHAnsi" w:eastAsiaTheme="minorHAnsi" w:hAnsiTheme="minorHAnsi" w:cstheme="minorBidi"/>
        </w:rPr>
        <w:t xml:space="preserve">good progress in </w:t>
      </w:r>
      <w:r w:rsidRPr="00871589">
        <w:rPr>
          <w:rFonts w:asciiTheme="minorHAnsi" w:eastAsiaTheme="minorHAnsi" w:hAnsiTheme="minorHAnsi" w:cstheme="minorBidi"/>
        </w:rPr>
        <w:t>building these skillsets over the last few years. But plenty of work ahead remains, too</w:t>
      </w:r>
      <w:r>
        <w:rPr>
          <w:rFonts w:asciiTheme="minorHAnsi" w:eastAsiaTheme="minorHAnsi" w:hAnsiTheme="minorHAnsi" w:cstheme="minorBidi"/>
        </w:rPr>
        <w:t xml:space="preserve">. </w:t>
      </w:r>
    </w:p>
    <w:p w14:paraId="66953782" w14:textId="057F643A" w:rsidR="00AE4242" w:rsidRDefault="00AE4242" w:rsidP="00FD1A16">
      <w:pPr>
        <w:rPr>
          <w:rFonts w:asciiTheme="minorHAnsi" w:eastAsiaTheme="minorHAnsi" w:hAnsiTheme="minorHAnsi" w:cstheme="minorBidi"/>
        </w:rPr>
      </w:pPr>
    </w:p>
    <w:p w14:paraId="0334AB10" w14:textId="3EE57544" w:rsidR="00AE4242" w:rsidRDefault="00AE4242" w:rsidP="00FD1A16">
      <w:pPr>
        <w:rPr>
          <w:rFonts w:asciiTheme="minorHAnsi" w:eastAsiaTheme="minorHAnsi" w:hAnsiTheme="minorHAnsi" w:cstheme="minorBidi"/>
        </w:rPr>
      </w:pPr>
      <w:r w:rsidRPr="00AE4242">
        <w:rPr>
          <w:rFonts w:asciiTheme="minorHAnsi" w:eastAsiaTheme="minorHAnsi" w:hAnsiTheme="minorHAnsi" w:cstheme="minorBidi"/>
        </w:rPr>
        <w:t xml:space="preserve">Innovation shot to the top of the list of skills needed for the future of work. But it’s paired with decision-making, which climbed from number 5 to number 2 and analytical skills, which climbed </w:t>
      </w:r>
      <w:r w:rsidRPr="00AE4242">
        <w:rPr>
          <w:rFonts w:asciiTheme="minorHAnsi" w:eastAsiaTheme="minorHAnsi" w:hAnsiTheme="minorHAnsi" w:cstheme="minorBidi"/>
        </w:rPr>
        <w:lastRenderedPageBreak/>
        <w:t>from number 8 to number 4. This isn’t your grandfather’s innovation, based on “interesting ideas” but well-formulated strategies fueled by analytics and data-driven decision making.</w:t>
      </w:r>
    </w:p>
    <w:p w14:paraId="6BD6F808" w14:textId="77777777" w:rsidR="00FD1A16" w:rsidRDefault="00FD1A16" w:rsidP="00FD1A16">
      <w:pPr>
        <w:rPr>
          <w:rFonts w:asciiTheme="minorHAnsi" w:eastAsiaTheme="minorHAnsi" w:hAnsiTheme="minorHAnsi" w:cstheme="minorBidi"/>
        </w:rPr>
      </w:pPr>
    </w:p>
    <w:p w14:paraId="30F64C4F" w14:textId="2E50EF4A" w:rsidR="00FD1A16" w:rsidRPr="00871589" w:rsidRDefault="00FD1A16" w:rsidP="00FD1A16">
      <w:pPr>
        <w:rPr>
          <w:rFonts w:asciiTheme="minorHAnsi" w:eastAsiaTheme="minorHAnsi" w:hAnsiTheme="minorHAnsi" w:cstheme="minorBidi"/>
          <w:b/>
          <w:bCs/>
        </w:rPr>
      </w:pPr>
      <w:bookmarkStart w:id="37" w:name="OLE_LINK427"/>
      <w:bookmarkStart w:id="38" w:name="OLE_LINK428"/>
      <w:r w:rsidRPr="00871589">
        <w:rPr>
          <w:rFonts w:asciiTheme="minorHAnsi" w:eastAsiaTheme="minorHAnsi" w:hAnsiTheme="minorHAnsi" w:cstheme="minorBidi"/>
          <w:b/>
          <w:bCs/>
        </w:rPr>
        <w:t xml:space="preserve">Figure </w:t>
      </w:r>
      <w:r w:rsidR="008E314A">
        <w:rPr>
          <w:rFonts w:asciiTheme="minorHAnsi" w:eastAsiaTheme="minorHAnsi" w:hAnsiTheme="minorHAnsi" w:cstheme="minorBidi"/>
          <w:b/>
          <w:bCs/>
        </w:rPr>
        <w:t>1</w:t>
      </w:r>
    </w:p>
    <w:p w14:paraId="73DA40D9" w14:textId="77777777" w:rsidR="00FD1A16" w:rsidRPr="00871589" w:rsidRDefault="00FD1A16" w:rsidP="00FD1A16">
      <w:pPr>
        <w:rPr>
          <w:rFonts w:asciiTheme="minorHAnsi" w:eastAsia="Microsoft JhengHei UI" w:hAnsiTheme="minorHAnsi" w:cstheme="minorHAnsi"/>
        </w:rPr>
      </w:pPr>
      <w:r w:rsidRPr="00871589">
        <w:rPr>
          <w:rFonts w:asciiTheme="minorHAnsi" w:eastAsiaTheme="minorHAnsi" w:hAnsiTheme="minorHAnsi" w:cstheme="minorBidi"/>
          <w:b/>
          <w:bCs/>
        </w:rPr>
        <w:t xml:space="preserve">Skills shift from leading and strategizing to innovation and decision-making </w:t>
      </w:r>
      <w:bookmarkEnd w:id="37"/>
      <w:bookmarkEnd w:id="38"/>
    </w:p>
    <w:p w14:paraId="16F6AFFB" w14:textId="77777777" w:rsidR="00FD1A16" w:rsidRPr="00871589" w:rsidRDefault="00FD1A16" w:rsidP="00FD1A16">
      <w:pPr>
        <w:rPr>
          <w:rFonts w:asciiTheme="minorHAnsi" w:eastAsia="Microsoft JhengHei UI" w:hAnsiTheme="minorHAnsi" w:cstheme="minorHAnsi"/>
        </w:rPr>
      </w:pPr>
    </w:p>
    <w:p w14:paraId="10CA006F" w14:textId="77777777" w:rsidR="00FD1A16" w:rsidRPr="00871589" w:rsidRDefault="00FD1A16" w:rsidP="00FD1A16">
      <w:pPr>
        <w:rPr>
          <w:rFonts w:asciiTheme="minorHAnsi" w:eastAsia="Microsoft JhengHei UI" w:hAnsiTheme="minorHAnsi" w:cstheme="minorHAnsi"/>
          <w:i/>
          <w:iCs/>
        </w:rPr>
      </w:pPr>
      <w:r w:rsidRPr="00871589">
        <w:rPr>
          <w:rFonts w:asciiTheme="minorHAnsi" w:eastAsia="Microsoft JhengHei UI" w:hAnsiTheme="minorHAnsi" w:cstheme="minorHAnsi"/>
          <w:i/>
          <w:iCs/>
        </w:rPr>
        <w:t xml:space="preserve">Respondents in </w:t>
      </w:r>
      <w:r>
        <w:rPr>
          <w:rFonts w:asciiTheme="minorHAnsi" w:eastAsia="Microsoft JhengHei UI" w:hAnsiTheme="minorHAnsi" w:cstheme="minorHAnsi"/>
          <w:i/>
          <w:iCs/>
        </w:rPr>
        <w:t>2020 (and back in 2016)</w:t>
      </w:r>
      <w:r w:rsidRPr="00871589">
        <w:rPr>
          <w:rFonts w:asciiTheme="minorHAnsi" w:eastAsia="Microsoft JhengHei UI" w:hAnsiTheme="minorHAnsi" w:cstheme="minorHAnsi"/>
          <w:i/>
          <w:iCs/>
        </w:rPr>
        <w:t xml:space="preserve"> were</w:t>
      </w:r>
      <w:r>
        <w:rPr>
          <w:rFonts w:asciiTheme="minorHAnsi" w:eastAsia="Microsoft JhengHei UI" w:hAnsiTheme="minorHAnsi" w:cstheme="minorHAnsi"/>
          <w:i/>
          <w:iCs/>
        </w:rPr>
        <w:t xml:space="preserve"> both</w:t>
      </w:r>
      <w:r w:rsidRPr="00871589">
        <w:rPr>
          <w:rFonts w:asciiTheme="minorHAnsi" w:eastAsia="Microsoft JhengHei UI" w:hAnsiTheme="minorHAnsi" w:cstheme="minorHAnsi"/>
          <w:i/>
          <w:iCs/>
        </w:rPr>
        <w:t xml:space="preserve"> asked whether each skill </w:t>
      </w:r>
      <w:r>
        <w:rPr>
          <w:rFonts w:asciiTheme="minorHAnsi" w:eastAsia="Microsoft JhengHei UI" w:hAnsiTheme="minorHAnsi" w:cstheme="minorHAnsi"/>
          <w:i/>
          <w:iCs/>
        </w:rPr>
        <w:t>would be</w:t>
      </w:r>
      <w:r w:rsidRPr="00871589">
        <w:rPr>
          <w:rFonts w:asciiTheme="minorHAnsi" w:eastAsia="Microsoft JhengHei UI" w:hAnsiTheme="minorHAnsi" w:cstheme="minorHAnsi"/>
          <w:i/>
          <w:iCs/>
        </w:rPr>
        <w:t xml:space="preserve"> more or less important </w:t>
      </w:r>
      <w:r>
        <w:rPr>
          <w:rFonts w:asciiTheme="minorHAnsi" w:eastAsia="Microsoft JhengHei UI" w:hAnsiTheme="minorHAnsi" w:cstheme="minorHAnsi"/>
          <w:i/>
          <w:iCs/>
        </w:rPr>
        <w:t>in three-years’ time</w:t>
      </w:r>
      <w:r w:rsidRPr="00871589">
        <w:rPr>
          <w:rFonts w:asciiTheme="minorHAnsi" w:eastAsia="Microsoft JhengHei UI" w:hAnsiTheme="minorHAnsi" w:cstheme="minorHAnsi"/>
          <w:i/>
          <w:iCs/>
        </w:rPr>
        <w:t xml:space="preserve"> for succeeding at work. (Percent of respondents naming each skill as more important)</w:t>
      </w:r>
    </w:p>
    <w:p w14:paraId="307F6A68" w14:textId="77777777" w:rsidR="00FD1A16" w:rsidRDefault="00FD1A16" w:rsidP="00FD1A16">
      <w:r w:rsidRPr="0001347A">
        <w:rPr>
          <w:noProof/>
        </w:rPr>
        <w:drawing>
          <wp:inline distT="0" distB="0" distL="0" distR="0" wp14:anchorId="5FC93727" wp14:editId="4555B446">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BAE7888" w14:textId="468E269B" w:rsidR="000E2B6F" w:rsidRPr="000E2B6F" w:rsidRDefault="000E2B6F" w:rsidP="000E2B6F">
      <w:pPr>
        <w:rPr>
          <w:rFonts w:asciiTheme="minorHAnsi" w:hAnsiTheme="minorHAnsi"/>
          <w:i/>
          <w:iCs/>
        </w:rPr>
      </w:pPr>
      <w:bookmarkStart w:id="39" w:name="OLE_LINK431"/>
      <w:bookmarkStart w:id="40" w:name="OLE_LINK432"/>
      <w:bookmarkStart w:id="41" w:name="OLE_LINK433"/>
      <w:r w:rsidRPr="000E2B6F">
        <w:rPr>
          <w:rFonts w:asciiTheme="minorHAnsi" w:hAnsiTheme="minorHAnsi"/>
          <w:i/>
          <w:iCs/>
        </w:rPr>
        <w:t>Response base: 1,400 respondents</w:t>
      </w:r>
    </w:p>
    <w:p w14:paraId="3F52B905" w14:textId="77777777" w:rsidR="000E2B6F" w:rsidRPr="000E2B6F" w:rsidRDefault="000E2B6F" w:rsidP="000E2B6F">
      <w:pPr>
        <w:rPr>
          <w:ins w:id="42" w:author="Mary Brandel" w:date="2020-10-26T14:33:00Z"/>
          <w:rFonts w:asciiTheme="minorHAnsi" w:hAnsiTheme="minorHAnsi"/>
          <w:i/>
          <w:iCs/>
        </w:rPr>
      </w:pPr>
      <w:r w:rsidRPr="000E2B6F">
        <w:rPr>
          <w:rFonts w:asciiTheme="minorHAnsi" w:hAnsiTheme="minorHAnsi"/>
          <w:i/>
          <w:iCs/>
        </w:rPr>
        <w:t>Source: Cognizant Center for the Future of Work</w:t>
      </w:r>
    </w:p>
    <w:bookmarkEnd w:id="39"/>
    <w:bookmarkEnd w:id="40"/>
    <w:bookmarkEnd w:id="41"/>
    <w:p w14:paraId="2321E795" w14:textId="77777777" w:rsidR="00FD1A16" w:rsidRDefault="00FD1A16" w:rsidP="00FD1A16">
      <w:pPr>
        <w:rPr>
          <w:rFonts w:asciiTheme="minorHAnsi" w:eastAsiaTheme="minorHAnsi" w:hAnsiTheme="minorHAnsi" w:cstheme="minorBidi"/>
        </w:rPr>
      </w:pPr>
    </w:p>
    <w:p w14:paraId="22A3385E" w14:textId="77777777" w:rsidR="00FD1A16" w:rsidRDefault="00FD1A16" w:rsidP="00FD1A16">
      <w:pPr>
        <w:rPr>
          <w:rFonts w:asciiTheme="minorHAnsi" w:eastAsiaTheme="minorHAnsi" w:hAnsiTheme="minorHAnsi" w:cstheme="minorBidi"/>
          <w:lang w:val="en-GB"/>
        </w:rPr>
      </w:pPr>
    </w:p>
    <w:p w14:paraId="6AB63088" w14:textId="1F522E5C" w:rsidR="00FD1A16" w:rsidRPr="00CA48A5" w:rsidRDefault="00AE4242" w:rsidP="00FD1A16">
      <w:pPr>
        <w:rPr>
          <w:rFonts w:asciiTheme="minorHAnsi" w:eastAsiaTheme="minorHAnsi" w:hAnsiTheme="minorHAnsi" w:cstheme="minorBidi"/>
        </w:rPr>
      </w:pPr>
      <w:r>
        <w:rPr>
          <w:rFonts w:asciiTheme="minorHAnsi" w:hAnsiTheme="minorHAnsi"/>
        </w:rPr>
        <w:t>The preeminence of need for analytical skills underscores the</w:t>
      </w:r>
      <w:r w:rsidR="00FD1A16" w:rsidRPr="00FC3EB2">
        <w:rPr>
          <w:rFonts w:asciiTheme="minorHAnsi" w:hAnsiTheme="minorHAnsi"/>
        </w:rPr>
        <w:t xml:space="preserve"> reliance </w:t>
      </w:r>
      <w:r>
        <w:rPr>
          <w:rFonts w:asciiTheme="minorHAnsi" w:hAnsiTheme="minorHAnsi"/>
        </w:rPr>
        <w:t xml:space="preserve">modern companies have </w:t>
      </w:r>
      <w:r w:rsidR="00FD1A16" w:rsidRPr="00FC3EB2">
        <w:rPr>
          <w:rFonts w:asciiTheme="minorHAnsi" w:hAnsiTheme="minorHAnsi"/>
        </w:rPr>
        <w:t>on data-driven decisions to guide their actions.</w:t>
      </w:r>
      <w:r w:rsidR="00FD1A16">
        <w:rPr>
          <w:rFonts w:asciiTheme="minorHAnsi" w:hAnsiTheme="minorHAnsi"/>
        </w:rPr>
        <w:t xml:space="preserve">  </w:t>
      </w:r>
      <w:r w:rsidR="00FD1A16" w:rsidRPr="008E1367">
        <w:rPr>
          <w:rFonts w:asciiTheme="minorHAnsi" w:hAnsiTheme="minorHAnsi"/>
        </w:rPr>
        <w:t xml:space="preserve">But too many businesses, </w:t>
      </w:r>
      <w:r w:rsidR="00FD1A16" w:rsidRPr="004D2FFF">
        <w:rPr>
          <w:rFonts w:asciiTheme="minorHAnsi" w:hAnsiTheme="minorHAnsi"/>
        </w:rPr>
        <w:t xml:space="preserve">mistakenly, </w:t>
      </w:r>
      <w:r w:rsidR="00FD1A16">
        <w:rPr>
          <w:rFonts w:asciiTheme="minorHAnsi" w:hAnsiTheme="minorHAnsi"/>
        </w:rPr>
        <w:t xml:space="preserve">are </w:t>
      </w:r>
      <w:r w:rsidR="00FD1A16" w:rsidRPr="008E1367">
        <w:rPr>
          <w:rFonts w:asciiTheme="minorHAnsi" w:hAnsiTheme="minorHAnsi"/>
        </w:rPr>
        <w:t xml:space="preserve">over-relying on action without </w:t>
      </w:r>
      <w:r w:rsidR="00FD1A16" w:rsidRPr="004D2FFF">
        <w:rPr>
          <w:rFonts w:asciiTheme="minorHAnsi" w:hAnsiTheme="minorHAnsi"/>
        </w:rPr>
        <w:t xml:space="preserve">strategy – </w:t>
      </w:r>
      <w:r w:rsidR="00FD1A16" w:rsidRPr="008E1367">
        <w:rPr>
          <w:rFonts w:asciiTheme="minorHAnsi" w:hAnsiTheme="minorHAnsi"/>
        </w:rPr>
        <w:t>to use a medical analogy, it’s</w:t>
      </w:r>
      <w:r w:rsidR="00FD1A16" w:rsidRPr="004D2FFF">
        <w:rPr>
          <w:rFonts w:asciiTheme="minorHAnsi" w:hAnsiTheme="minorHAnsi"/>
        </w:rPr>
        <w:t xml:space="preserve"> </w:t>
      </w:r>
      <w:r w:rsidR="00FD1A16">
        <w:rPr>
          <w:rFonts w:asciiTheme="minorHAnsi" w:hAnsiTheme="minorHAnsi"/>
        </w:rPr>
        <w:t xml:space="preserve">rushing to </w:t>
      </w:r>
      <w:r w:rsidR="00FD1A16" w:rsidRPr="004D2FFF">
        <w:rPr>
          <w:rFonts w:asciiTheme="minorHAnsi" w:hAnsiTheme="minorHAnsi"/>
        </w:rPr>
        <w:t>the cure without knowing, </w:t>
      </w:r>
      <w:r w:rsidR="00FD1A16" w:rsidRPr="004D2FFF">
        <w:rPr>
          <w:rFonts w:asciiTheme="minorHAnsi" w:hAnsiTheme="minorHAnsi"/>
          <w:i/>
          <w:iCs/>
        </w:rPr>
        <w:t>really</w:t>
      </w:r>
      <w:r w:rsidR="00FD1A16" w:rsidRPr="004D2FFF">
        <w:rPr>
          <w:rFonts w:asciiTheme="minorHAnsi" w:hAnsiTheme="minorHAnsi"/>
        </w:rPr>
        <w:t xml:space="preserve"> knowing, what’s systemically wrong. </w:t>
      </w:r>
      <w:r w:rsidR="00FD1A16" w:rsidRPr="008E1367">
        <w:rPr>
          <w:rFonts w:asciiTheme="minorHAnsi" w:hAnsiTheme="minorHAnsi"/>
        </w:rPr>
        <w:t>Y</w:t>
      </w:r>
      <w:r w:rsidR="00FD1A16" w:rsidRPr="004D2FFF">
        <w:rPr>
          <w:rFonts w:asciiTheme="minorHAnsi" w:hAnsiTheme="minorHAnsi"/>
        </w:rPr>
        <w:t>ou can’t formulate direction with no strategy; and neither can you divine strategy without situational awareness.</w:t>
      </w:r>
    </w:p>
    <w:p w14:paraId="6A70CF0F" w14:textId="77777777" w:rsidR="00FD1A16" w:rsidRDefault="00FD1A16" w:rsidP="00FD1A16">
      <w:pPr>
        <w:rPr>
          <w:rFonts w:asciiTheme="minorHAnsi" w:eastAsiaTheme="minorHAnsi" w:hAnsiTheme="minorHAnsi" w:cstheme="minorBidi"/>
          <w:lang w:val="en-GB"/>
        </w:rPr>
      </w:pPr>
    </w:p>
    <w:p w14:paraId="04C463BF" w14:textId="0396A403" w:rsidR="00FD1A16" w:rsidRDefault="00FD1A16" w:rsidP="0073522F">
      <w:pPr>
        <w:rPr>
          <w:rFonts w:asciiTheme="minorHAnsi" w:eastAsia="Microsoft JhengHei UI" w:hAnsiTheme="minorHAnsi" w:cstheme="minorHAnsi"/>
        </w:rPr>
      </w:pPr>
      <w:r>
        <w:rPr>
          <w:rFonts w:asciiTheme="minorHAnsi" w:eastAsiaTheme="minorHAnsi" w:hAnsiTheme="minorHAnsi" w:cstheme="minorBidi"/>
        </w:rPr>
        <w:t>This is where practice meets preparation. As a result of COVID, entire sectors of the American workforce have been shifting</w:t>
      </w:r>
      <w:r w:rsidR="00AE4242">
        <w:rPr>
          <w:rStyle w:val="FootnoteReference"/>
          <w:rFonts w:ascii="Cambria" w:hAnsi="Cambria"/>
          <w:color w:val="000000"/>
          <w:sz w:val="21"/>
          <w:szCs w:val="21"/>
        </w:rPr>
        <w:footnoteReference w:id="1"/>
      </w:r>
      <w:r>
        <w:rPr>
          <w:rFonts w:asciiTheme="minorHAnsi" w:eastAsiaTheme="minorHAnsi" w:hAnsiTheme="minorHAnsi" w:cstheme="minorBidi"/>
        </w:rPr>
        <w:t xml:space="preserve"> – and reskilling, upskilling and cross-skilling – than ever before. The learning and development it requires</w:t>
      </w:r>
      <w:r w:rsidRPr="00051E45">
        <w:rPr>
          <w:rFonts w:asciiTheme="minorHAnsi" w:eastAsiaTheme="minorHAnsi" w:hAnsiTheme="minorHAnsi" w:cstheme="minorBidi"/>
        </w:rPr>
        <w:t xml:space="preserve"> </w:t>
      </w:r>
      <w:r>
        <w:rPr>
          <w:rFonts w:asciiTheme="minorHAnsi" w:eastAsiaTheme="minorHAnsi" w:hAnsiTheme="minorHAnsi" w:cstheme="minorBidi"/>
        </w:rPr>
        <w:t xml:space="preserve">reflects a seemingly improbable blend of Darwin’s </w:t>
      </w:r>
      <w:r>
        <w:rPr>
          <w:rFonts w:asciiTheme="minorHAnsi" w:eastAsiaTheme="minorHAnsi" w:hAnsiTheme="minorHAnsi" w:cstheme="minorBidi"/>
        </w:rPr>
        <w:lastRenderedPageBreak/>
        <w:t>adaptability maxim</w:t>
      </w:r>
      <w:r w:rsidRPr="00051E45">
        <w:rPr>
          <w:rFonts w:asciiTheme="minorHAnsi" w:eastAsiaTheme="minorHAnsi" w:hAnsiTheme="minorHAnsi" w:cstheme="minorBidi"/>
        </w:rPr>
        <w:t xml:space="preserve"> </w:t>
      </w:r>
      <w:r>
        <w:rPr>
          <w:rFonts w:asciiTheme="minorHAnsi" w:eastAsiaTheme="minorHAnsi" w:hAnsiTheme="minorHAnsi" w:cstheme="minorBidi"/>
        </w:rPr>
        <w:t>and Canadian hockey great Wayne Gretzky’s</w:t>
      </w:r>
      <w:r w:rsidRPr="00051E45">
        <w:rPr>
          <w:rFonts w:asciiTheme="minorHAnsi" w:eastAsiaTheme="minorHAnsi" w:hAnsiTheme="minorHAnsi" w:cstheme="minorBidi"/>
        </w:rPr>
        <w:t xml:space="preserve"> description of </w:t>
      </w:r>
      <w:r>
        <w:rPr>
          <w:rFonts w:asciiTheme="minorHAnsi" w:eastAsiaTheme="minorHAnsi" w:hAnsiTheme="minorHAnsi" w:cstheme="minorBidi"/>
        </w:rPr>
        <w:t>success</w:t>
      </w:r>
      <w:r w:rsidRPr="00051E45">
        <w:rPr>
          <w:rFonts w:asciiTheme="minorHAnsi" w:eastAsiaTheme="minorHAnsi" w:hAnsiTheme="minorHAnsi" w:cstheme="minorBidi"/>
        </w:rPr>
        <w:t xml:space="preserve">: </w:t>
      </w:r>
      <w:r>
        <w:rPr>
          <w:rFonts w:asciiTheme="minorHAnsi" w:eastAsiaTheme="minorHAnsi" w:hAnsiTheme="minorHAnsi" w:cstheme="minorBidi"/>
        </w:rPr>
        <w:t>“Failure to prepare prepares you to fail</w:t>
      </w:r>
      <w:r w:rsidRPr="00051E45">
        <w:rPr>
          <w:rFonts w:asciiTheme="minorHAnsi" w:eastAsiaTheme="minorHAnsi" w:hAnsiTheme="minorHAnsi" w:cstheme="minorBidi"/>
        </w:rPr>
        <w:t xml:space="preserve">.” On the route to </w:t>
      </w:r>
      <w:r>
        <w:rPr>
          <w:rFonts w:asciiTheme="minorHAnsi" w:eastAsiaTheme="minorHAnsi" w:hAnsiTheme="minorHAnsi" w:cstheme="minorBidi"/>
        </w:rPr>
        <w:t xml:space="preserve">the </w:t>
      </w:r>
      <w:r w:rsidRPr="00157D8F">
        <w:rPr>
          <w:rFonts w:asciiTheme="minorHAnsi" w:eastAsiaTheme="minorHAnsi" w:hAnsiTheme="minorHAnsi" w:cstheme="minorBidi"/>
          <w:i/>
          <w:iCs/>
        </w:rPr>
        <w:t>next</w:t>
      </w:r>
      <w:r>
        <w:rPr>
          <w:rFonts w:asciiTheme="minorHAnsi" w:eastAsiaTheme="minorHAnsi" w:hAnsiTheme="minorHAnsi" w:cstheme="minorBidi"/>
        </w:rPr>
        <w:t>, new future of work</w:t>
      </w:r>
      <w:r w:rsidRPr="00051E45">
        <w:rPr>
          <w:rFonts w:asciiTheme="minorHAnsi" w:eastAsiaTheme="minorHAnsi" w:hAnsiTheme="minorHAnsi" w:cstheme="minorBidi"/>
        </w:rPr>
        <w:t xml:space="preserve">, </w:t>
      </w:r>
      <w:r>
        <w:rPr>
          <w:rFonts w:asciiTheme="minorHAnsi" w:eastAsiaTheme="minorHAnsi" w:hAnsiTheme="minorHAnsi" w:cstheme="minorBidi"/>
        </w:rPr>
        <w:t>heaven help the</w:t>
      </w:r>
      <w:r w:rsidRPr="00051E45">
        <w:rPr>
          <w:rFonts w:asciiTheme="minorHAnsi" w:eastAsiaTheme="minorHAnsi" w:hAnsiTheme="minorHAnsi" w:cstheme="minorBidi"/>
        </w:rPr>
        <w:t xml:space="preserve"> </w:t>
      </w:r>
      <w:r>
        <w:rPr>
          <w:rFonts w:asciiTheme="minorHAnsi" w:eastAsiaTheme="minorHAnsi" w:hAnsiTheme="minorHAnsi" w:cstheme="minorBidi"/>
        </w:rPr>
        <w:t>North American workers</w:t>
      </w:r>
      <w:r w:rsidRPr="00051E45">
        <w:rPr>
          <w:rFonts w:asciiTheme="minorHAnsi" w:eastAsiaTheme="minorHAnsi" w:hAnsiTheme="minorHAnsi" w:cstheme="minorBidi"/>
        </w:rPr>
        <w:t xml:space="preserve"> </w:t>
      </w:r>
      <w:r>
        <w:rPr>
          <w:rFonts w:asciiTheme="minorHAnsi" w:eastAsiaTheme="minorHAnsi" w:hAnsiTheme="minorHAnsi" w:cstheme="minorBidi"/>
        </w:rPr>
        <w:t>(and especially the industries that employ them) that don’t rise to meet their</w:t>
      </w:r>
      <w:r w:rsidRPr="00051E45">
        <w:rPr>
          <w:rFonts w:asciiTheme="minorHAnsi" w:eastAsiaTheme="minorHAnsi" w:hAnsiTheme="minorHAnsi" w:cstheme="minorBidi"/>
        </w:rPr>
        <w:t xml:space="preserve"> “</w:t>
      </w:r>
      <w:r>
        <w:rPr>
          <w:rFonts w:asciiTheme="minorHAnsi" w:eastAsiaTheme="minorHAnsi" w:hAnsiTheme="minorHAnsi" w:cstheme="minorBidi"/>
        </w:rPr>
        <w:t>prepare</w:t>
      </w:r>
      <w:r w:rsidRPr="00051E45">
        <w:rPr>
          <w:rFonts w:asciiTheme="minorHAnsi" w:eastAsiaTheme="minorHAnsi" w:hAnsiTheme="minorHAnsi" w:cstheme="minorBidi"/>
        </w:rPr>
        <w:t>” moment</w:t>
      </w:r>
      <w:r>
        <w:rPr>
          <w:rFonts w:asciiTheme="minorHAnsi" w:eastAsia="Microsoft JhengHei UI" w:hAnsiTheme="minorHAnsi" w:cstheme="minorHAnsi"/>
        </w:rPr>
        <w:t xml:space="preserve">.  </w:t>
      </w:r>
    </w:p>
    <w:p w14:paraId="451EB997" w14:textId="46C2C007" w:rsidR="0073522F" w:rsidRDefault="0073522F" w:rsidP="0073522F">
      <w:pPr>
        <w:rPr>
          <w:rFonts w:asciiTheme="minorHAnsi" w:eastAsia="Microsoft JhengHei UI" w:hAnsiTheme="minorHAnsi" w:cstheme="minorHAnsi"/>
        </w:rPr>
      </w:pPr>
    </w:p>
    <w:p w14:paraId="384DB525" w14:textId="182B15CD" w:rsidR="0073522F" w:rsidRPr="0073522F" w:rsidRDefault="0073522F" w:rsidP="0073522F">
      <w:pPr>
        <w:rPr>
          <w:rFonts w:asciiTheme="minorHAnsi" w:eastAsiaTheme="minorHAnsi" w:hAnsiTheme="minorHAnsi" w:cstheme="minorBidi"/>
        </w:rPr>
      </w:pPr>
      <w:r>
        <w:rPr>
          <w:rFonts w:asciiTheme="minorHAnsi" w:eastAsiaTheme="minorHAnsi" w:hAnsiTheme="minorHAnsi" w:cstheme="minorBidi"/>
        </w:rPr>
        <w:t>Said one US banking COO respondent: “E</w:t>
      </w:r>
      <w:r w:rsidRPr="0073522F">
        <w:rPr>
          <w:rFonts w:asciiTheme="minorHAnsi" w:eastAsiaTheme="minorHAnsi" w:hAnsiTheme="minorHAnsi" w:cstheme="minorBidi"/>
        </w:rPr>
        <w:t xml:space="preserve">ven before </w:t>
      </w:r>
      <w:r>
        <w:rPr>
          <w:rFonts w:asciiTheme="minorHAnsi" w:eastAsiaTheme="minorHAnsi" w:hAnsiTheme="minorHAnsi" w:cstheme="minorBidi"/>
        </w:rPr>
        <w:t>COVID,</w:t>
      </w:r>
      <w:r w:rsidRPr="0073522F">
        <w:rPr>
          <w:rFonts w:asciiTheme="minorHAnsi" w:eastAsiaTheme="minorHAnsi" w:hAnsiTheme="minorHAnsi" w:cstheme="minorBidi"/>
        </w:rPr>
        <w:t xml:space="preserve"> we used to lay more emphasis on imparting digital skills to younger employees who join us fresh out of school</w:t>
      </w:r>
      <w:r>
        <w:rPr>
          <w:rFonts w:asciiTheme="minorHAnsi" w:eastAsiaTheme="minorHAnsi" w:hAnsiTheme="minorHAnsi" w:cstheme="minorBidi"/>
        </w:rPr>
        <w:t xml:space="preserve">… </w:t>
      </w:r>
      <w:r w:rsidRPr="0073522F">
        <w:rPr>
          <w:rFonts w:asciiTheme="minorHAnsi" w:eastAsiaTheme="minorHAnsi" w:hAnsiTheme="minorHAnsi" w:cstheme="minorBidi"/>
        </w:rPr>
        <w:t xml:space="preserve">Currently, we are in the process of developing a revised strategic plan about training and knowledge sharing of digital skills to our relevant employees, specifically skills related to data analytics, AI, machine learning, and business intelligence through online modes. This should help us prepare for future </w:t>
      </w:r>
      <w:bookmarkStart w:id="43" w:name="OLE_LINK419"/>
      <w:bookmarkStart w:id="44" w:name="OLE_LINK420"/>
      <w:r w:rsidRPr="0073522F">
        <w:rPr>
          <w:rFonts w:asciiTheme="minorHAnsi" w:eastAsiaTheme="minorHAnsi" w:hAnsiTheme="minorHAnsi" w:cstheme="minorBidi"/>
        </w:rPr>
        <w:t>needs</w:t>
      </w:r>
      <w:bookmarkEnd w:id="43"/>
      <w:bookmarkEnd w:id="44"/>
      <w:r>
        <w:rPr>
          <w:rFonts w:asciiTheme="minorHAnsi" w:eastAsiaTheme="minorHAnsi" w:hAnsiTheme="minorHAnsi" w:cstheme="minorBidi"/>
        </w:rPr>
        <w:t xml:space="preserve">”.  </w:t>
      </w:r>
    </w:p>
    <w:p w14:paraId="2AE898AA" w14:textId="77777777" w:rsidR="00FD1A16" w:rsidRDefault="00FD1A16" w:rsidP="00FD1A16">
      <w:pPr>
        <w:pStyle w:val="Heading1"/>
        <w:rPr>
          <w:lang w:val="en-GB"/>
        </w:rPr>
      </w:pPr>
      <w:r>
        <w:rPr>
          <w:lang w:val="en-GB"/>
        </w:rPr>
        <w:t>X Marks the Spot</w:t>
      </w:r>
    </w:p>
    <w:p w14:paraId="38356F5A" w14:textId="77777777" w:rsidR="00FD1A16" w:rsidRDefault="00FD1A16" w:rsidP="00FD1A16">
      <w:pPr>
        <w:rPr>
          <w:rFonts w:asciiTheme="minorHAnsi" w:hAnsiTheme="minorHAnsi"/>
        </w:rPr>
      </w:pPr>
    </w:p>
    <w:p w14:paraId="44F1BEB4" w14:textId="5F9C9BB8" w:rsidR="0073522F" w:rsidRDefault="0073522F" w:rsidP="0073522F">
      <w:pPr>
        <w:rPr>
          <w:rFonts w:asciiTheme="minorHAnsi" w:hAnsiTheme="minorHAnsi"/>
          <w:color w:val="000000" w:themeColor="text1"/>
        </w:rPr>
      </w:pPr>
      <w:bookmarkStart w:id="45" w:name="OLE_LINK423"/>
      <w:r>
        <w:rPr>
          <w:rFonts w:asciiTheme="minorHAnsi" w:hAnsiTheme="minorHAnsi"/>
        </w:rPr>
        <w:t xml:space="preserve">It’s </w:t>
      </w:r>
      <w:bookmarkStart w:id="46" w:name="OLE_LINK276"/>
      <w:bookmarkStart w:id="47" w:name="OLE_LINK277"/>
      <w:r>
        <w:rPr>
          <w:rFonts w:asciiTheme="minorHAnsi" w:hAnsiTheme="minorHAnsi"/>
        </w:rPr>
        <w:t>the admixture</w:t>
      </w:r>
      <w:bookmarkEnd w:id="46"/>
      <w:bookmarkEnd w:id="47"/>
      <w:r>
        <w:rPr>
          <w:rFonts w:asciiTheme="minorHAnsi" w:hAnsiTheme="minorHAnsi"/>
        </w:rPr>
        <w:t xml:space="preserve"> of specific technologies, solutions and platforms which comprise modern digital businesses.  </w:t>
      </w:r>
      <w:r w:rsidRPr="00F450FF">
        <w:rPr>
          <w:rFonts w:asciiTheme="minorHAnsi" w:hAnsiTheme="minorHAnsi"/>
          <w:color w:val="000000" w:themeColor="text1"/>
        </w:rPr>
        <w:t>A raft of new digital technologies has already been marshalled (either out of experimentation or desperation – or both) on everything from fraud detection, pricing, underwriting</w:t>
      </w:r>
      <w:r>
        <w:rPr>
          <w:rFonts w:asciiTheme="minorHAnsi" w:hAnsiTheme="minorHAnsi"/>
          <w:color w:val="000000" w:themeColor="text1"/>
        </w:rPr>
        <w:t xml:space="preserve">, distance learning, scheduling, supply chain optimization – you name it. </w:t>
      </w:r>
    </w:p>
    <w:p w14:paraId="3DB18C97" w14:textId="77777777" w:rsidR="0073522F" w:rsidRDefault="0073522F" w:rsidP="0073522F">
      <w:pPr>
        <w:rPr>
          <w:rFonts w:asciiTheme="minorHAnsi" w:hAnsiTheme="minorHAnsi"/>
        </w:rPr>
      </w:pPr>
    </w:p>
    <w:bookmarkEnd w:id="45"/>
    <w:p w14:paraId="3E642C39" w14:textId="237C37FF" w:rsidR="00FD1A16" w:rsidRPr="0073522F" w:rsidRDefault="00FD1A16" w:rsidP="00FD1A16">
      <w:pPr>
        <w:rPr>
          <w:rFonts w:asciiTheme="minorHAnsi" w:hAnsiTheme="minorHAnsi"/>
          <w:color w:val="000000" w:themeColor="text1"/>
        </w:rPr>
      </w:pPr>
      <w:r w:rsidRPr="00F450FF">
        <w:rPr>
          <w:rFonts w:asciiTheme="minorHAnsi" w:hAnsiTheme="minorHAnsi"/>
          <w:color w:val="000000" w:themeColor="text1"/>
        </w:rPr>
        <w:t xml:space="preserve">It would be myopic to believe </w:t>
      </w:r>
      <w:r w:rsidR="00210F27" w:rsidRPr="00F450FF">
        <w:rPr>
          <w:rFonts w:asciiTheme="minorHAnsi" w:hAnsiTheme="minorHAnsi"/>
          <w:color w:val="000000" w:themeColor="text1"/>
        </w:rPr>
        <w:t xml:space="preserve">that </w:t>
      </w:r>
      <w:r w:rsidRPr="00F450FF">
        <w:rPr>
          <w:rFonts w:asciiTheme="minorHAnsi" w:hAnsiTheme="minorHAnsi"/>
          <w:color w:val="000000" w:themeColor="text1"/>
        </w:rPr>
        <w:t xml:space="preserve">in a post-contagion world that the </w:t>
      </w:r>
      <w:r w:rsidR="00210F27" w:rsidRPr="00F450FF">
        <w:rPr>
          <w:rFonts w:asciiTheme="minorHAnsi" w:hAnsiTheme="minorHAnsi"/>
          <w:color w:val="000000" w:themeColor="text1"/>
        </w:rPr>
        <w:t>only locus</w:t>
      </w:r>
      <w:r w:rsidRPr="00F450FF">
        <w:rPr>
          <w:rFonts w:asciiTheme="minorHAnsi" w:hAnsiTheme="minorHAnsi"/>
          <w:color w:val="000000" w:themeColor="text1"/>
        </w:rPr>
        <w:t xml:space="preserve"> of digital improvement </w:t>
      </w:r>
      <w:r w:rsidR="00210F27" w:rsidRPr="00F450FF">
        <w:rPr>
          <w:rFonts w:asciiTheme="minorHAnsi" w:hAnsiTheme="minorHAnsi"/>
          <w:color w:val="000000" w:themeColor="text1"/>
        </w:rPr>
        <w:t>will be</w:t>
      </w:r>
      <w:r w:rsidRPr="00F450FF">
        <w:rPr>
          <w:rFonts w:asciiTheme="minorHAnsi" w:hAnsiTheme="minorHAnsi"/>
          <w:color w:val="000000" w:themeColor="text1"/>
        </w:rPr>
        <w:t xml:space="preserve"> in CX (customer experience)</w:t>
      </w:r>
      <w:r w:rsidR="00210F27" w:rsidRPr="00F450FF">
        <w:rPr>
          <w:rFonts w:asciiTheme="minorHAnsi" w:hAnsiTheme="minorHAnsi"/>
          <w:color w:val="000000" w:themeColor="text1"/>
        </w:rPr>
        <w:t>, a point of fixation for most companies the last several years</w:t>
      </w:r>
      <w:r w:rsidRPr="00F450FF">
        <w:rPr>
          <w:rFonts w:asciiTheme="minorHAnsi" w:hAnsiTheme="minorHAnsi"/>
          <w:color w:val="000000" w:themeColor="text1"/>
        </w:rPr>
        <w:t xml:space="preserve">.  </w:t>
      </w:r>
      <w:r w:rsidR="0073522F">
        <w:rPr>
          <w:rFonts w:asciiTheme="minorHAnsi" w:hAnsiTheme="minorHAnsi"/>
          <w:color w:val="000000" w:themeColor="text1"/>
        </w:rPr>
        <w:t>For that reason, we</w:t>
      </w:r>
      <w:r w:rsidR="00F450FF">
        <w:rPr>
          <w:rFonts w:asciiTheme="minorHAnsi" w:hAnsiTheme="minorHAnsi"/>
          <w:color w:val="000000" w:themeColor="text1"/>
        </w:rPr>
        <w:t xml:space="preserve"> </w:t>
      </w:r>
      <w:r w:rsidR="00210F27" w:rsidRPr="00F450FF">
        <w:rPr>
          <w:rFonts w:asciiTheme="minorHAnsi" w:hAnsiTheme="minorHAnsi"/>
          <w:color w:val="000000" w:themeColor="text1"/>
        </w:rPr>
        <w:t>expect to see a</w:t>
      </w:r>
      <w:r w:rsidR="00892618" w:rsidRPr="00F450FF">
        <w:rPr>
          <w:rFonts w:asciiTheme="minorHAnsi" w:hAnsiTheme="minorHAnsi"/>
          <w:color w:val="000000" w:themeColor="text1"/>
        </w:rPr>
        <w:t xml:space="preserve"> continued </w:t>
      </w:r>
      <w:r w:rsidR="00210F27" w:rsidRPr="00F450FF">
        <w:rPr>
          <w:rFonts w:asciiTheme="minorHAnsi" w:hAnsiTheme="minorHAnsi"/>
          <w:color w:val="000000" w:themeColor="text1"/>
        </w:rPr>
        <w:t>surge of</w:t>
      </w:r>
      <w:r w:rsidRPr="00F450FF">
        <w:rPr>
          <w:rFonts w:asciiTheme="minorHAnsi" w:hAnsiTheme="minorHAnsi"/>
          <w:color w:val="000000" w:themeColor="text1"/>
        </w:rPr>
        <w:t xml:space="preserve"> businesses driving digital investments across the value chain of employee experience (EX), supplier experience (SX), partner experience (PX)</w:t>
      </w:r>
      <w:r w:rsidR="00837D55" w:rsidRPr="00F450FF">
        <w:rPr>
          <w:rFonts w:asciiTheme="minorHAnsi" w:hAnsiTheme="minorHAnsi"/>
          <w:color w:val="000000" w:themeColor="text1"/>
        </w:rPr>
        <w:t xml:space="preserve"> and user experience (UX)</w:t>
      </w:r>
      <w:r w:rsidRPr="00F450FF">
        <w:rPr>
          <w:rFonts w:asciiTheme="minorHAnsi" w:hAnsiTheme="minorHAnsi"/>
          <w:color w:val="000000" w:themeColor="text1"/>
        </w:rPr>
        <w:t xml:space="preserve"> too</w:t>
      </w:r>
      <w:r w:rsidR="00210F27" w:rsidRPr="00F450FF">
        <w:rPr>
          <w:rFonts w:asciiTheme="minorHAnsi" w:hAnsiTheme="minorHAnsi"/>
          <w:color w:val="000000" w:themeColor="text1"/>
        </w:rPr>
        <w:t xml:space="preserve"> as they emerge into the new future of work, post-pandemic</w:t>
      </w:r>
      <w:r w:rsidRPr="00F450FF">
        <w:rPr>
          <w:rFonts w:asciiTheme="minorHAnsi" w:hAnsiTheme="minorHAnsi"/>
          <w:color w:val="000000" w:themeColor="text1"/>
        </w:rPr>
        <w:t xml:space="preserve">. </w:t>
      </w:r>
      <w:r w:rsidR="00210F27" w:rsidRPr="00F450FF">
        <w:rPr>
          <w:rFonts w:asciiTheme="minorHAnsi" w:hAnsiTheme="minorHAnsi"/>
          <w:color w:val="000000" w:themeColor="text1"/>
        </w:rPr>
        <w:t xml:space="preserve"> </w:t>
      </w:r>
    </w:p>
    <w:p w14:paraId="168197AA" w14:textId="4F35431B" w:rsidR="00133D4C" w:rsidRDefault="00133D4C" w:rsidP="00FD1A16">
      <w:pPr>
        <w:rPr>
          <w:rFonts w:asciiTheme="minorHAnsi" w:hAnsiTheme="minorHAnsi"/>
        </w:rPr>
      </w:pPr>
      <w:bookmarkStart w:id="48" w:name="OLE_LINK278"/>
      <w:bookmarkStart w:id="49" w:name="OLE_LINK279"/>
    </w:p>
    <w:p w14:paraId="495C3574" w14:textId="4107E50A" w:rsidR="00133D4C" w:rsidRDefault="00133D4C" w:rsidP="00FD1A16">
      <w:pPr>
        <w:rPr>
          <w:rFonts w:asciiTheme="minorHAnsi" w:hAnsiTheme="minorHAnsi"/>
        </w:rPr>
      </w:pPr>
      <w:r w:rsidRPr="0077153D">
        <w:rPr>
          <w:rFonts w:asciiTheme="minorHAnsi" w:hAnsiTheme="minorHAnsi"/>
        </w:rPr>
        <w:t xml:space="preserve">We asked executives to estimate the progress they’ve made in implementing </w:t>
      </w:r>
      <w:r>
        <w:rPr>
          <w:rFonts w:asciiTheme="minorHAnsi" w:hAnsiTheme="minorHAnsi"/>
        </w:rPr>
        <w:t xml:space="preserve">some of the </w:t>
      </w:r>
      <w:r w:rsidRPr="0077153D">
        <w:rPr>
          <w:rFonts w:asciiTheme="minorHAnsi" w:hAnsiTheme="minorHAnsi"/>
        </w:rPr>
        <w:t xml:space="preserve">key </w:t>
      </w:r>
      <w:r>
        <w:rPr>
          <w:rFonts w:asciiTheme="minorHAnsi" w:hAnsiTheme="minorHAnsi"/>
        </w:rPr>
        <w:t xml:space="preserve">digital </w:t>
      </w:r>
      <w:r w:rsidRPr="0077153D">
        <w:rPr>
          <w:rFonts w:asciiTheme="minorHAnsi" w:hAnsiTheme="minorHAnsi"/>
        </w:rPr>
        <w:t xml:space="preserve">technologies to augment their business process. As shown in Figure </w:t>
      </w:r>
      <w:r w:rsidR="008E314A">
        <w:rPr>
          <w:rFonts w:asciiTheme="minorHAnsi" w:hAnsiTheme="minorHAnsi"/>
        </w:rPr>
        <w:t>2</w:t>
      </w:r>
      <w:r w:rsidRPr="0077153D">
        <w:rPr>
          <w:rFonts w:asciiTheme="minorHAnsi" w:hAnsiTheme="minorHAnsi"/>
        </w:rPr>
        <w:t>,</w:t>
      </w:r>
      <w:r>
        <w:rPr>
          <w:rFonts w:asciiTheme="minorHAnsi" w:hAnsiTheme="minorHAnsi"/>
        </w:rPr>
        <w:t xml:space="preserve"> d</w:t>
      </w:r>
      <w:r w:rsidRPr="00133D4C">
        <w:rPr>
          <w:rFonts w:asciiTheme="minorHAnsi" w:hAnsiTheme="minorHAnsi"/>
        </w:rPr>
        <w:t xml:space="preserve">ata/analytics is at the top of the list </w:t>
      </w:r>
      <w:r>
        <w:rPr>
          <w:rFonts w:asciiTheme="minorHAnsi" w:hAnsiTheme="minorHAnsi"/>
        </w:rPr>
        <w:t xml:space="preserve">with </w:t>
      </w:r>
      <w:r w:rsidRPr="0077153D">
        <w:rPr>
          <w:rFonts w:asciiTheme="minorHAnsi" w:hAnsiTheme="minorHAnsi"/>
        </w:rPr>
        <w:t xml:space="preserve">a combined 73% </w:t>
      </w:r>
      <w:r w:rsidRPr="00133D4C">
        <w:rPr>
          <w:rFonts w:asciiTheme="minorHAnsi" w:hAnsiTheme="minorHAnsi"/>
        </w:rPr>
        <w:t xml:space="preserve">when it comes to pilots and deployments of technologies. AI isn’t far behind, as businesses have learned that dealing with the vast data volumes requires AI. The fact that IoT is seeing the most widespread implementation </w:t>
      </w:r>
      <w:r>
        <w:rPr>
          <w:rFonts w:asciiTheme="minorHAnsi" w:hAnsiTheme="minorHAnsi"/>
        </w:rPr>
        <w:t xml:space="preserve">(15%) </w:t>
      </w:r>
      <w:r w:rsidRPr="00133D4C">
        <w:rPr>
          <w:rFonts w:asciiTheme="minorHAnsi" w:hAnsiTheme="minorHAnsi"/>
        </w:rPr>
        <w:t xml:space="preserve">is indicative of the desire for data gathering.  </w:t>
      </w:r>
    </w:p>
    <w:bookmarkEnd w:id="48"/>
    <w:bookmarkEnd w:id="49"/>
    <w:p w14:paraId="63F8AB7F" w14:textId="77777777" w:rsidR="00FD1A16" w:rsidRDefault="00FD1A16" w:rsidP="00FD1A16">
      <w:pPr>
        <w:rPr>
          <w:rFonts w:asciiTheme="minorHAnsi" w:hAnsiTheme="minorHAnsi"/>
        </w:rPr>
      </w:pPr>
    </w:p>
    <w:p w14:paraId="10AD1891" w14:textId="77777777" w:rsidR="00837D55" w:rsidRDefault="00FD1A16" w:rsidP="00FD1A16">
      <w:pPr>
        <w:rPr>
          <w:rFonts w:asciiTheme="minorHAnsi" w:hAnsiTheme="minorHAnsi"/>
        </w:rPr>
      </w:pPr>
      <w:r>
        <w:rPr>
          <w:rFonts w:asciiTheme="minorHAnsi" w:hAnsiTheme="minorHAnsi"/>
        </w:rPr>
        <w:t>Where do we go from here?  W</w:t>
      </w:r>
      <w:r w:rsidRPr="00AA52EA">
        <w:rPr>
          <w:rFonts w:asciiTheme="minorHAnsi" w:hAnsiTheme="minorHAnsi"/>
        </w:rPr>
        <w:t xml:space="preserve">hen it comes to </w:t>
      </w:r>
      <w:r>
        <w:rPr>
          <w:rFonts w:asciiTheme="minorHAnsi" w:hAnsiTheme="minorHAnsi"/>
        </w:rPr>
        <w:t xml:space="preserve">modernization and adapting business processes to </w:t>
      </w:r>
      <w:r w:rsidRPr="00AA52EA">
        <w:rPr>
          <w:rFonts w:asciiTheme="minorHAnsi" w:hAnsiTheme="minorHAnsi"/>
        </w:rPr>
        <w:t>digital technologies</w:t>
      </w:r>
      <w:r>
        <w:rPr>
          <w:rFonts w:asciiTheme="minorHAnsi" w:hAnsiTheme="minorHAnsi"/>
        </w:rPr>
        <w:t>, t</w:t>
      </w:r>
      <w:r w:rsidRPr="00AA52EA">
        <w:rPr>
          <w:rFonts w:asciiTheme="minorHAnsi" w:hAnsiTheme="minorHAnsi"/>
        </w:rPr>
        <w:t>he work ahead for</w:t>
      </w:r>
      <w:r>
        <w:rPr>
          <w:rFonts w:asciiTheme="minorHAnsi" w:hAnsiTheme="minorHAnsi"/>
        </w:rPr>
        <w:t xml:space="preserve"> North</w:t>
      </w:r>
      <w:r w:rsidRPr="00AA52EA">
        <w:rPr>
          <w:rFonts w:asciiTheme="minorHAnsi" w:hAnsiTheme="minorHAnsi"/>
        </w:rPr>
        <w:t xml:space="preserve"> American businesses clearly revolves around </w:t>
      </w:r>
      <w:r>
        <w:rPr>
          <w:rFonts w:asciiTheme="minorHAnsi" w:hAnsiTheme="minorHAnsi"/>
        </w:rPr>
        <w:t>those that generate massive data (like IoT), and those that yield profound insights into business performance</w:t>
      </w:r>
      <w:r w:rsidRPr="00AA52EA">
        <w:rPr>
          <w:rFonts w:asciiTheme="minorHAnsi" w:hAnsiTheme="minorHAnsi"/>
        </w:rPr>
        <w:t>.</w:t>
      </w:r>
    </w:p>
    <w:p w14:paraId="5E7FACB7" w14:textId="77777777" w:rsidR="00837D55" w:rsidRDefault="00837D55" w:rsidP="00FD1A16">
      <w:pPr>
        <w:rPr>
          <w:rFonts w:asciiTheme="minorHAnsi" w:hAnsiTheme="minorHAnsi"/>
        </w:rPr>
      </w:pPr>
    </w:p>
    <w:p w14:paraId="2F7DD1C7" w14:textId="2B1CE3C6" w:rsidR="00837D55" w:rsidRDefault="00FD1A16" w:rsidP="00FD1A16">
      <w:pPr>
        <w:rPr>
          <w:rFonts w:asciiTheme="minorHAnsi" w:hAnsiTheme="minorHAnsi"/>
        </w:rPr>
      </w:pPr>
      <w:r>
        <w:rPr>
          <w:rFonts w:asciiTheme="minorHAnsi" w:hAnsiTheme="minorHAnsi"/>
        </w:rPr>
        <w:t>Yet big, critical questions remain: Can IoT scale? Will Blockchain fall apart?  When’s Apple releasing its AR glasses?  And</w:t>
      </w:r>
      <w:r w:rsidRPr="00AA52EA">
        <w:rPr>
          <w:rFonts w:asciiTheme="minorHAnsi" w:hAnsiTheme="minorHAnsi"/>
        </w:rPr>
        <w:t xml:space="preserve"> what to do with all of that </w:t>
      </w:r>
      <w:r>
        <w:rPr>
          <w:rFonts w:asciiTheme="minorHAnsi" w:hAnsiTheme="minorHAnsi"/>
        </w:rPr>
        <w:t>data…</w:t>
      </w:r>
      <w:r w:rsidRPr="00AA52EA">
        <w:rPr>
          <w:rFonts w:asciiTheme="minorHAnsi" w:hAnsiTheme="minorHAnsi"/>
        </w:rPr>
        <w:t xml:space="preserve"> big data</w:t>
      </w:r>
      <w:r>
        <w:rPr>
          <w:rFonts w:asciiTheme="minorHAnsi" w:hAnsiTheme="minorHAnsi"/>
        </w:rPr>
        <w:t xml:space="preserve">… </w:t>
      </w:r>
      <w:r w:rsidRPr="009E20E3">
        <w:rPr>
          <w:rFonts w:asciiTheme="minorHAnsi" w:hAnsiTheme="minorHAnsi"/>
          <w:i/>
          <w:iCs/>
        </w:rPr>
        <w:t>oceans</w:t>
      </w:r>
      <w:r>
        <w:rPr>
          <w:rFonts w:asciiTheme="minorHAnsi" w:hAnsiTheme="minorHAnsi"/>
        </w:rPr>
        <w:t xml:space="preserve"> of data… ?  </w:t>
      </w:r>
      <w:r w:rsidR="00892618">
        <w:rPr>
          <w:rFonts w:asciiTheme="minorHAnsi" w:hAnsiTheme="minorHAnsi"/>
        </w:rPr>
        <w:t>F</w:t>
      </w:r>
      <w:r>
        <w:rPr>
          <w:rFonts w:asciiTheme="minorHAnsi" w:hAnsiTheme="minorHAnsi"/>
        </w:rPr>
        <w:t>rom data warehouses to data lakes</w:t>
      </w:r>
      <w:r w:rsidR="00892618">
        <w:rPr>
          <w:rFonts w:asciiTheme="minorHAnsi" w:hAnsiTheme="minorHAnsi"/>
        </w:rPr>
        <w:t>, from hyperscale voice, video and images to</w:t>
      </w:r>
      <w:r>
        <w:rPr>
          <w:rFonts w:asciiTheme="minorHAnsi" w:hAnsiTheme="minorHAnsi"/>
        </w:rPr>
        <w:t xml:space="preserve"> cloud data storage, </w:t>
      </w:r>
      <w:r w:rsidR="00892618">
        <w:rPr>
          <w:rFonts w:asciiTheme="minorHAnsi" w:hAnsiTheme="minorHAnsi"/>
        </w:rPr>
        <w:t xml:space="preserve">data’s coming in from products and devices everywhere, so migration to a modern data stack is essential work – today, tomorrow and into the foreseeable future.  </w:t>
      </w:r>
      <w:r>
        <w:rPr>
          <w:rFonts w:asciiTheme="minorHAnsi" w:hAnsiTheme="minorHAnsi"/>
        </w:rPr>
        <w:t xml:space="preserve">  </w:t>
      </w:r>
    </w:p>
    <w:p w14:paraId="66B8727E" w14:textId="77777777" w:rsidR="00837D55" w:rsidRDefault="00837D55" w:rsidP="00FD1A16">
      <w:pPr>
        <w:rPr>
          <w:rFonts w:asciiTheme="minorHAnsi" w:hAnsiTheme="minorHAnsi"/>
        </w:rPr>
      </w:pPr>
    </w:p>
    <w:p w14:paraId="55D805EC" w14:textId="47F17B90" w:rsidR="00FD1A16" w:rsidRDefault="00892618" w:rsidP="00FD1A16">
      <w:pPr>
        <w:rPr>
          <w:rFonts w:asciiTheme="minorHAnsi" w:hAnsiTheme="minorHAnsi"/>
        </w:rPr>
      </w:pPr>
      <w:r>
        <w:rPr>
          <w:rFonts w:asciiTheme="minorHAnsi" w:hAnsiTheme="minorHAnsi"/>
        </w:rPr>
        <w:lastRenderedPageBreak/>
        <w:t xml:space="preserve">If you think you’re a leader, don’t be tempted to rest, because your </w:t>
      </w:r>
      <w:r w:rsidR="00F404DB">
        <w:rPr>
          <w:rFonts w:asciiTheme="minorHAnsi" w:hAnsiTheme="minorHAnsi"/>
        </w:rPr>
        <w:t>challengers</w:t>
      </w:r>
      <w:r>
        <w:rPr>
          <w:rFonts w:asciiTheme="minorHAnsi" w:hAnsiTheme="minorHAnsi"/>
        </w:rPr>
        <w:t xml:space="preserve"> aren’t.  Even l</w:t>
      </w:r>
      <w:r w:rsidR="00FD1A16">
        <w:rPr>
          <w:rFonts w:asciiTheme="minorHAnsi" w:hAnsiTheme="minorHAnsi"/>
        </w:rPr>
        <w:t>eading U.S. social media giants (Facebook, Snapchat, LinkedIn) face stiff competition as unheralded competitors like TikTok signal the future of the algorithm.  It’s already partnered with North American companies like Canada’s Shopify, by driving totally new innovations in how AI – not the social graph – drive engagement (and sparking living room dancing everywhere during lockdown).</w:t>
      </w:r>
    </w:p>
    <w:p w14:paraId="5B67FFF5" w14:textId="77777777" w:rsidR="00FD1A16" w:rsidRDefault="00FD1A16" w:rsidP="00FD1A16">
      <w:pPr>
        <w:rPr>
          <w:rFonts w:asciiTheme="minorHAnsi" w:hAnsiTheme="minorHAnsi"/>
        </w:rPr>
      </w:pPr>
    </w:p>
    <w:p w14:paraId="3FD32FF2" w14:textId="67E321E0" w:rsidR="00FD1A16" w:rsidRPr="008E314A" w:rsidRDefault="00FD1A16" w:rsidP="00FD1A16">
      <w:pPr>
        <w:rPr>
          <w:rFonts w:asciiTheme="minorHAnsi" w:hAnsiTheme="minorHAnsi"/>
          <w:b/>
          <w:bCs/>
        </w:rPr>
      </w:pPr>
      <w:r w:rsidRPr="008E314A">
        <w:rPr>
          <w:rFonts w:asciiTheme="minorHAnsi" w:hAnsiTheme="minorHAnsi"/>
          <w:b/>
          <w:bCs/>
        </w:rPr>
        <w:t xml:space="preserve">Figure </w:t>
      </w:r>
      <w:r w:rsidR="008E314A" w:rsidRPr="008E314A">
        <w:rPr>
          <w:rFonts w:asciiTheme="minorHAnsi" w:hAnsiTheme="minorHAnsi"/>
          <w:b/>
          <w:bCs/>
        </w:rPr>
        <w:t>2</w:t>
      </w:r>
    </w:p>
    <w:p w14:paraId="0F976AFD" w14:textId="39AAC7E0" w:rsidR="008E314A" w:rsidRPr="008E314A" w:rsidRDefault="008E314A" w:rsidP="00FD1A16">
      <w:pPr>
        <w:rPr>
          <w:rFonts w:asciiTheme="minorHAnsi" w:hAnsiTheme="minorHAnsi"/>
          <w:b/>
          <w:bCs/>
        </w:rPr>
      </w:pPr>
      <w:r w:rsidRPr="008E314A">
        <w:rPr>
          <w:rFonts w:asciiTheme="minorHAnsi" w:hAnsiTheme="minorHAnsi"/>
          <w:b/>
          <w:bCs/>
        </w:rPr>
        <w:t>Specific stages of North American digital technology implementation</w:t>
      </w:r>
    </w:p>
    <w:p w14:paraId="23E33DDE" w14:textId="77777777" w:rsidR="00FD1A16" w:rsidRDefault="00FD1A16" w:rsidP="00FD1A16">
      <w:r w:rsidRPr="00F903B9">
        <w:rPr>
          <w:noProof/>
        </w:rPr>
        <w:drawing>
          <wp:inline distT="0" distB="0" distL="0" distR="0" wp14:anchorId="03F1CADC" wp14:editId="6DFFFCD6">
            <wp:extent cx="5853430" cy="32905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3430" cy="3290570"/>
                    </a:xfrm>
                    <a:prstGeom prst="rect">
                      <a:avLst/>
                    </a:prstGeom>
                    <a:noFill/>
                    <a:ln>
                      <a:noFill/>
                    </a:ln>
                  </pic:spPr>
                </pic:pic>
              </a:graphicData>
            </a:graphic>
          </wp:inline>
        </w:drawing>
      </w:r>
    </w:p>
    <w:p w14:paraId="1D569027" w14:textId="77777777" w:rsidR="000E2B6F" w:rsidRPr="000E2B6F" w:rsidRDefault="000E2B6F" w:rsidP="000E2B6F">
      <w:pPr>
        <w:rPr>
          <w:rFonts w:asciiTheme="minorHAnsi" w:hAnsiTheme="minorHAnsi"/>
          <w:i/>
          <w:iCs/>
        </w:rPr>
      </w:pPr>
      <w:r w:rsidRPr="000E2B6F">
        <w:rPr>
          <w:rFonts w:asciiTheme="minorHAnsi" w:hAnsiTheme="minorHAnsi"/>
          <w:i/>
          <w:iCs/>
        </w:rPr>
        <w:t>Response base: 1,400 respondents</w:t>
      </w:r>
    </w:p>
    <w:p w14:paraId="1CE4EDC7" w14:textId="77777777" w:rsidR="000E2B6F" w:rsidRPr="000E2B6F" w:rsidRDefault="000E2B6F" w:rsidP="000E2B6F">
      <w:pPr>
        <w:rPr>
          <w:ins w:id="50" w:author="Mary Brandel" w:date="2020-10-26T14:33:00Z"/>
          <w:rFonts w:asciiTheme="minorHAnsi" w:hAnsiTheme="minorHAnsi"/>
          <w:i/>
          <w:iCs/>
        </w:rPr>
      </w:pPr>
      <w:r w:rsidRPr="000E2B6F">
        <w:rPr>
          <w:rFonts w:asciiTheme="minorHAnsi" w:hAnsiTheme="minorHAnsi"/>
          <w:i/>
          <w:iCs/>
        </w:rPr>
        <w:t>Source: Cognizant Center for the Future of Work</w:t>
      </w:r>
    </w:p>
    <w:p w14:paraId="08ED0AA4" w14:textId="77777777" w:rsidR="00FD1A16" w:rsidRPr="006B6F65" w:rsidRDefault="00FD1A16" w:rsidP="00625271">
      <w:pPr>
        <w:rPr>
          <w:rFonts w:asciiTheme="minorHAnsi" w:eastAsiaTheme="minorHAnsi" w:hAnsiTheme="minorHAnsi" w:cstheme="minorBidi"/>
        </w:rPr>
      </w:pPr>
    </w:p>
    <w:p w14:paraId="402243A1" w14:textId="634C1097" w:rsidR="00FD1A16" w:rsidRDefault="00FD1A16" w:rsidP="00FD1A16">
      <w:pPr>
        <w:pStyle w:val="Heading1"/>
        <w:rPr>
          <w:lang w:val="en-GB"/>
        </w:rPr>
      </w:pPr>
      <w:bookmarkStart w:id="51" w:name="OLE_LINK398"/>
      <w:bookmarkStart w:id="52" w:name="OLE_LINK399"/>
      <w:bookmarkStart w:id="53" w:name="OLE_LINK370"/>
      <w:bookmarkStart w:id="54" w:name="OLE_LINK371"/>
      <w:r>
        <w:rPr>
          <w:lang w:val="en-GB"/>
        </w:rPr>
        <w:t>Practice working</w:t>
      </w:r>
      <w:r w:rsidR="0073522F">
        <w:rPr>
          <w:lang w:val="en-GB"/>
        </w:rPr>
        <w:t xml:space="preserve"> faster,</w:t>
      </w:r>
      <w:r>
        <w:rPr>
          <w:lang w:val="en-GB"/>
        </w:rPr>
        <w:t xml:space="preserve"> </w:t>
      </w:r>
      <w:r>
        <w:rPr>
          <w:i/>
          <w:iCs/>
          <w:lang w:val="en-GB"/>
        </w:rPr>
        <w:t>b</w:t>
      </w:r>
      <w:r w:rsidRPr="00856F27">
        <w:rPr>
          <w:i/>
          <w:iCs/>
          <w:lang w:val="en-GB"/>
        </w:rPr>
        <w:t>etter</w:t>
      </w:r>
      <w:r>
        <w:rPr>
          <w:lang w:val="en-GB"/>
        </w:rPr>
        <w:t xml:space="preserve"> </w:t>
      </w:r>
      <w:bookmarkEnd w:id="51"/>
      <w:bookmarkEnd w:id="52"/>
      <w:r>
        <w:rPr>
          <w:lang w:val="en-GB"/>
        </w:rPr>
        <w:t xml:space="preserve">… with digital improvement </w:t>
      </w:r>
    </w:p>
    <w:p w14:paraId="7D895E49" w14:textId="77777777" w:rsidR="00FD1A16" w:rsidRDefault="00FD1A16" w:rsidP="00FD1A16">
      <w:pPr>
        <w:rPr>
          <w:rFonts w:asciiTheme="minorHAnsi" w:eastAsiaTheme="minorHAnsi" w:hAnsiTheme="minorHAnsi" w:cstheme="minorBidi"/>
        </w:rPr>
      </w:pPr>
    </w:p>
    <w:p w14:paraId="188A0A24" w14:textId="77777777" w:rsidR="0073522F" w:rsidRDefault="00FD1A16" w:rsidP="00FD1A16">
      <w:pPr>
        <w:rPr>
          <w:rFonts w:asciiTheme="minorHAnsi" w:eastAsiaTheme="minorHAnsi" w:hAnsiTheme="minorHAnsi" w:cstheme="minorBidi"/>
        </w:rPr>
      </w:pPr>
      <w:r w:rsidRPr="00084B71">
        <w:rPr>
          <w:rFonts w:asciiTheme="minorHAnsi" w:eastAsiaTheme="minorHAnsi" w:hAnsiTheme="minorHAnsi" w:cstheme="minorBidi"/>
        </w:rPr>
        <w:t xml:space="preserve">Our study found respondents are increasingly making the connection between the use of digital tools and the ability to work faster and more efficiently (see Figure 1); however, businesses need to also focus on working better – more innovatively or more strategically. </w:t>
      </w:r>
      <w:bookmarkStart w:id="55" w:name="OLE_LINK410"/>
      <w:bookmarkStart w:id="56" w:name="OLE_LINK411"/>
      <w:r w:rsidRPr="00084B71">
        <w:rPr>
          <w:rFonts w:asciiTheme="minorHAnsi" w:eastAsiaTheme="minorHAnsi" w:hAnsiTheme="minorHAnsi" w:cstheme="minorBidi"/>
        </w:rPr>
        <w:t xml:space="preserve">From ICU nurses and doctors obtaining PPE, to bankers assisting with PPP loans, many (if not most) jobs in America are reliant on new, digital tools to not only do their job but to do it better, safer and more meaningfully, as well. In other words, to </w:t>
      </w:r>
      <w:r w:rsidRPr="00084B71">
        <w:rPr>
          <w:rFonts w:asciiTheme="minorHAnsi" w:eastAsiaTheme="minorHAnsi" w:hAnsiTheme="minorHAnsi" w:cstheme="minorBidi"/>
          <w:i/>
          <w:iCs/>
        </w:rPr>
        <w:t>improve</w:t>
      </w:r>
      <w:r w:rsidRPr="00084B71">
        <w:rPr>
          <w:rFonts w:asciiTheme="minorHAnsi" w:eastAsiaTheme="minorHAnsi" w:hAnsiTheme="minorHAnsi" w:cstheme="minorBidi"/>
        </w:rPr>
        <w:t xml:space="preserve"> work.  </w:t>
      </w:r>
    </w:p>
    <w:p w14:paraId="47EE1E62" w14:textId="77777777" w:rsidR="0073522F" w:rsidRDefault="0073522F" w:rsidP="00FD1A16">
      <w:pPr>
        <w:rPr>
          <w:rFonts w:asciiTheme="minorHAnsi" w:eastAsiaTheme="minorHAnsi" w:hAnsiTheme="minorHAnsi" w:cstheme="minorBidi"/>
        </w:rPr>
      </w:pPr>
    </w:p>
    <w:p w14:paraId="19F31ED1" w14:textId="02B3D48F" w:rsidR="00FD1A16" w:rsidRDefault="00FD1A16" w:rsidP="00FD1A16">
      <w:pPr>
        <w:rPr>
          <w:rFonts w:asciiTheme="minorHAnsi" w:eastAsiaTheme="minorHAnsi" w:hAnsiTheme="minorHAnsi" w:cstheme="minorBidi"/>
        </w:rPr>
      </w:pPr>
      <w:r w:rsidRPr="00084B71">
        <w:rPr>
          <w:rFonts w:asciiTheme="minorHAnsi" w:eastAsiaTheme="minorHAnsi" w:hAnsiTheme="minorHAnsi" w:cstheme="minorBidi"/>
        </w:rPr>
        <w:t xml:space="preserve">If you’re a doctor making a life-or-death call, or a banker needing the facts and frameworks to help a customer get a government loan, this is essential work, work that </w:t>
      </w:r>
      <w:r w:rsidRPr="00084B71">
        <w:rPr>
          <w:rFonts w:asciiTheme="minorHAnsi" w:eastAsiaTheme="minorHAnsi" w:hAnsiTheme="minorHAnsi" w:cstheme="minorBidi"/>
          <w:i/>
          <w:iCs/>
        </w:rPr>
        <w:t>matters</w:t>
      </w:r>
      <w:r w:rsidRPr="00084B71">
        <w:rPr>
          <w:rFonts w:asciiTheme="minorHAnsi" w:eastAsiaTheme="minorHAnsi" w:hAnsiTheme="minorHAnsi" w:cstheme="minorBidi"/>
        </w:rPr>
        <w:t xml:space="preserve">. </w:t>
      </w:r>
      <w:bookmarkStart w:id="57" w:name="OLE_LINK412"/>
      <w:bookmarkStart w:id="58" w:name="OLE_LINK413"/>
      <w:r w:rsidR="00133D4C">
        <w:rPr>
          <w:rFonts w:asciiTheme="minorHAnsi" w:hAnsiTheme="minorHAnsi"/>
        </w:rPr>
        <w:t>This is the</w:t>
      </w:r>
      <w:r w:rsidR="00133D4C" w:rsidRPr="00ED1D44">
        <w:rPr>
          <w:rFonts w:asciiTheme="minorHAnsi" w:hAnsiTheme="minorHAnsi"/>
        </w:rPr>
        <w:t xml:space="preserve"> battle between the desire for speed/productivity/efficiency and creativity/innovation and decision-making. Both are needed – one can’t be forfeited for the other. “Real time” is the only </w:t>
      </w:r>
      <w:r w:rsidR="00133D4C" w:rsidRPr="00ED1D44">
        <w:rPr>
          <w:rFonts w:asciiTheme="minorHAnsi" w:hAnsiTheme="minorHAnsi"/>
        </w:rPr>
        <w:lastRenderedPageBreak/>
        <w:t>time that counts in the work ahead.</w:t>
      </w:r>
      <w:bookmarkEnd w:id="57"/>
      <w:bookmarkEnd w:id="58"/>
      <w:r w:rsidR="00133D4C">
        <w:rPr>
          <w:rFonts w:asciiTheme="minorHAnsi" w:eastAsiaTheme="minorHAnsi" w:hAnsiTheme="minorHAnsi" w:cstheme="minorBidi"/>
        </w:rPr>
        <w:t xml:space="preserve">  </w:t>
      </w:r>
      <w:r w:rsidR="0073522F">
        <w:rPr>
          <w:rFonts w:asciiTheme="minorHAnsi" w:eastAsiaTheme="minorHAnsi" w:hAnsiTheme="minorHAnsi" w:cstheme="minorBidi"/>
        </w:rPr>
        <w:t xml:space="preserve">Or, in the words of </w:t>
      </w:r>
      <w:r w:rsidR="0073522F" w:rsidRPr="0073522F">
        <w:rPr>
          <w:rFonts w:asciiTheme="minorHAnsi" w:eastAsiaTheme="minorHAnsi" w:hAnsiTheme="minorHAnsi" w:cstheme="minorBidi"/>
        </w:rPr>
        <w:t xml:space="preserve">Professor </w:t>
      </w:r>
      <w:r w:rsidR="0073522F">
        <w:rPr>
          <w:rFonts w:asciiTheme="minorHAnsi" w:eastAsiaTheme="minorHAnsi" w:hAnsiTheme="minorHAnsi" w:cstheme="minorBidi"/>
        </w:rPr>
        <w:t>Scott Galloway</w:t>
      </w:r>
      <w:r w:rsidR="0073522F" w:rsidRPr="0073522F">
        <w:rPr>
          <w:rFonts w:asciiTheme="minorHAnsi" w:eastAsiaTheme="minorHAnsi" w:hAnsiTheme="minorHAnsi" w:cstheme="minorBidi"/>
        </w:rPr>
        <w:t xml:space="preserve"> of </w:t>
      </w:r>
      <w:r w:rsidR="0073522F">
        <w:rPr>
          <w:rFonts w:asciiTheme="minorHAnsi" w:eastAsiaTheme="minorHAnsi" w:hAnsiTheme="minorHAnsi" w:cstheme="minorBidi"/>
        </w:rPr>
        <w:t>NYU, “The world belongs to the fast – it doesn’t belong to the big.”</w:t>
      </w:r>
    </w:p>
    <w:bookmarkEnd w:id="55"/>
    <w:bookmarkEnd w:id="56"/>
    <w:p w14:paraId="09045A81" w14:textId="0710C5BB" w:rsidR="00133D4C" w:rsidRDefault="00133D4C" w:rsidP="00FD1A16">
      <w:pPr>
        <w:rPr>
          <w:rFonts w:asciiTheme="minorHAnsi" w:eastAsiaTheme="minorHAnsi" w:hAnsiTheme="minorHAnsi" w:cstheme="minorBidi"/>
        </w:rPr>
      </w:pPr>
    </w:p>
    <w:p w14:paraId="78B576C9" w14:textId="32AD1AF9" w:rsidR="00FD1A16" w:rsidRDefault="00FD1A16" w:rsidP="00FD1A16">
      <w:pPr>
        <w:rPr>
          <w:rFonts w:asciiTheme="minorHAnsi" w:eastAsiaTheme="minorHAnsi" w:hAnsiTheme="minorHAnsi" w:cstheme="minorBidi"/>
        </w:rPr>
      </w:pPr>
      <w:bookmarkStart w:id="59" w:name="OLE_LINK291"/>
      <w:bookmarkStart w:id="60" w:name="OLE_LINK292"/>
      <w:r w:rsidRPr="004D3513">
        <w:rPr>
          <w:rFonts w:asciiTheme="minorHAnsi" w:eastAsiaTheme="minorHAnsi" w:hAnsiTheme="minorHAnsi" w:cstheme="minorBidi"/>
        </w:rPr>
        <w:t xml:space="preserve">As shown in Figure </w:t>
      </w:r>
      <w:r w:rsidR="008E314A">
        <w:rPr>
          <w:rFonts w:asciiTheme="minorHAnsi" w:eastAsiaTheme="minorHAnsi" w:hAnsiTheme="minorHAnsi" w:cstheme="minorBidi"/>
        </w:rPr>
        <w:t>3</w:t>
      </w:r>
      <w:r w:rsidRPr="004D3513">
        <w:rPr>
          <w:rFonts w:asciiTheme="minorHAnsi" w:eastAsiaTheme="minorHAnsi" w:hAnsiTheme="minorHAnsi" w:cstheme="minorBidi"/>
        </w:rPr>
        <w:t xml:space="preserve">, a majority in our survey (52%) agree they’ll be able to work faster because of digital technologies by 2023. Behind that, a related, buttressing outcome – that their work will be more efficient (49%) – begets the latitude and insights to “help me make better decisions” (47%).  </w:t>
      </w:r>
      <w:r>
        <w:rPr>
          <w:rFonts w:asciiTheme="minorHAnsi" w:eastAsiaTheme="minorHAnsi" w:hAnsiTheme="minorHAnsi" w:cstheme="minorBidi"/>
        </w:rPr>
        <w:t xml:space="preserve">And yet: there’s a bit of a “tell” in the top fixation on fast and cheap, too, that underscores the classic (or neurotic, burnout-inducing) American work ethic of “gotta do more, gotta be more” behaviors. </w:t>
      </w:r>
      <w:r w:rsidRPr="004D3513">
        <w:rPr>
          <w:rFonts w:asciiTheme="minorHAnsi" w:eastAsiaTheme="minorHAnsi" w:hAnsiTheme="minorHAnsi" w:cstheme="minorBidi"/>
        </w:rPr>
        <w:t xml:space="preserve">The percent that chose </w:t>
      </w:r>
      <w:r>
        <w:rPr>
          <w:rFonts w:asciiTheme="minorHAnsi" w:eastAsiaTheme="minorHAnsi" w:hAnsiTheme="minorHAnsi" w:cstheme="minorBidi"/>
        </w:rPr>
        <w:t>“</w:t>
      </w:r>
      <w:r w:rsidRPr="004D3513">
        <w:rPr>
          <w:rFonts w:asciiTheme="minorHAnsi" w:eastAsiaTheme="minorHAnsi" w:hAnsiTheme="minorHAnsi" w:cstheme="minorBidi"/>
        </w:rPr>
        <w:t xml:space="preserve">help me think innovatively and creatively” (46%) is the same as “productivity” and not that far beyond “efficiency” </w:t>
      </w:r>
      <w:r>
        <w:rPr>
          <w:rFonts w:asciiTheme="minorHAnsi" w:eastAsiaTheme="minorHAnsi" w:hAnsiTheme="minorHAnsi" w:cstheme="minorBidi"/>
        </w:rPr>
        <w:t>–</w:t>
      </w:r>
      <w:r w:rsidRPr="004D3513">
        <w:rPr>
          <w:rFonts w:asciiTheme="minorHAnsi" w:eastAsiaTheme="minorHAnsi" w:hAnsiTheme="minorHAnsi" w:cstheme="minorBidi"/>
        </w:rPr>
        <w:t xml:space="preserve"> </w:t>
      </w:r>
      <w:r>
        <w:rPr>
          <w:rFonts w:asciiTheme="minorHAnsi" w:eastAsiaTheme="minorHAnsi" w:hAnsiTheme="minorHAnsi" w:cstheme="minorBidi"/>
        </w:rPr>
        <w:t xml:space="preserve">in other words, </w:t>
      </w:r>
      <w:r w:rsidRPr="0001347A">
        <w:rPr>
          <w:rFonts w:asciiTheme="minorHAnsi" w:eastAsiaTheme="minorHAnsi" w:hAnsiTheme="minorHAnsi" w:cstheme="minorBidi"/>
        </w:rPr>
        <w:t xml:space="preserve">working </w:t>
      </w:r>
      <w:bookmarkStart w:id="61" w:name="OLE_LINK343"/>
      <w:r w:rsidRPr="0001347A">
        <w:rPr>
          <w:rFonts w:asciiTheme="minorHAnsi" w:eastAsiaTheme="minorHAnsi" w:hAnsiTheme="minorHAnsi" w:cstheme="minorBidi"/>
        </w:rPr>
        <w:t>harder</w:t>
      </w:r>
      <w:bookmarkEnd w:id="61"/>
      <w:r w:rsidRPr="0001347A">
        <w:rPr>
          <w:rFonts w:asciiTheme="minorHAnsi" w:eastAsiaTheme="minorHAnsi" w:hAnsiTheme="minorHAnsi" w:cstheme="minorBidi"/>
        </w:rPr>
        <w:t xml:space="preserve"> </w:t>
      </w:r>
      <w:r>
        <w:rPr>
          <w:rFonts w:asciiTheme="minorHAnsi" w:eastAsiaTheme="minorHAnsi" w:hAnsiTheme="minorHAnsi" w:cstheme="minorBidi"/>
        </w:rPr>
        <w:t xml:space="preserve">doesn’t necessarily equate to working smarter.  </w:t>
      </w:r>
    </w:p>
    <w:bookmarkEnd w:id="59"/>
    <w:bookmarkEnd w:id="60"/>
    <w:p w14:paraId="649AEB89" w14:textId="77777777" w:rsidR="00FD1A16" w:rsidRDefault="00FD1A16" w:rsidP="00FD1A16">
      <w:pPr>
        <w:rPr>
          <w:rFonts w:asciiTheme="minorHAnsi" w:eastAsiaTheme="minorHAnsi" w:hAnsiTheme="minorHAnsi" w:cstheme="minorBidi"/>
        </w:rPr>
      </w:pPr>
    </w:p>
    <w:p w14:paraId="264AE3FA" w14:textId="77777777" w:rsidR="00FD1A16" w:rsidRDefault="00FD1A16" w:rsidP="00FD1A16">
      <w:pPr>
        <w:rPr>
          <w:rFonts w:asciiTheme="minorHAnsi" w:eastAsiaTheme="minorHAnsi" w:hAnsiTheme="minorHAnsi" w:cstheme="minorBidi"/>
        </w:rPr>
      </w:pPr>
      <w:bookmarkStart w:id="62" w:name="OLE_LINK459"/>
      <w:bookmarkStart w:id="63" w:name="OLE_LINK460"/>
      <w:r w:rsidRPr="00084B71">
        <w:rPr>
          <w:rFonts w:asciiTheme="minorHAnsi" w:eastAsiaTheme="minorHAnsi" w:hAnsiTheme="minorHAnsi" w:cstheme="minorBidi"/>
        </w:rPr>
        <w:t xml:space="preserve">Outcomes such as “improve my job satisfaction” (46%) are essential, as it’s become increasingly clear that employee engagement is a measurable, leading indicator of better business results, especially with so many employees working remotely. Compared with 2016, we also see a slight increase in the belief around digital technologies as an employment lifeline: that they’ll “help me stay employed” (44%) and will “help protect me from being replaced by robots and automation.”  One reason for less concern is that as businesses gain more experience with AI, they see more and more examples of assistive AI technologies that enhance their jobs and decision-making capabilities. Far from “taking jobs away,” AI is helping to modernize work, allowing employees </w:t>
      </w:r>
      <w:r>
        <w:rPr>
          <w:rFonts w:asciiTheme="minorHAnsi" w:eastAsiaTheme="minorHAnsi" w:hAnsiTheme="minorHAnsi" w:cstheme="minorBidi"/>
        </w:rPr>
        <w:t xml:space="preserve">that can see its direct benefit in improving their jobs or specific tasks </w:t>
      </w:r>
      <w:r w:rsidRPr="00084B71">
        <w:rPr>
          <w:rFonts w:asciiTheme="minorHAnsi" w:eastAsiaTheme="minorHAnsi" w:hAnsiTheme="minorHAnsi" w:cstheme="minorBidi"/>
        </w:rPr>
        <w:t xml:space="preserve">to become </w:t>
      </w:r>
      <w:r>
        <w:rPr>
          <w:rFonts w:asciiTheme="minorHAnsi" w:eastAsiaTheme="minorHAnsi" w:hAnsiTheme="minorHAnsi" w:cstheme="minorBidi"/>
        </w:rPr>
        <w:t>some of its</w:t>
      </w:r>
      <w:r w:rsidRPr="00084B71">
        <w:rPr>
          <w:rFonts w:asciiTheme="minorHAnsi" w:eastAsiaTheme="minorHAnsi" w:hAnsiTheme="minorHAnsi" w:cstheme="minorBidi"/>
        </w:rPr>
        <w:t xml:space="preserve"> best advocates</w:t>
      </w:r>
      <w:r>
        <w:rPr>
          <w:rFonts w:asciiTheme="minorHAnsi" w:eastAsiaTheme="minorHAnsi" w:hAnsiTheme="minorHAnsi" w:cstheme="minorBidi"/>
        </w:rPr>
        <w:t>.</w:t>
      </w:r>
    </w:p>
    <w:bookmarkEnd w:id="62"/>
    <w:bookmarkEnd w:id="63"/>
    <w:p w14:paraId="2218B54E" w14:textId="77777777" w:rsidR="00FD1A16" w:rsidRDefault="00FD1A16" w:rsidP="00FD1A16">
      <w:pPr>
        <w:rPr>
          <w:rFonts w:asciiTheme="minorHAnsi" w:eastAsiaTheme="minorHAnsi" w:hAnsiTheme="minorHAnsi" w:cstheme="minorBidi"/>
        </w:rPr>
      </w:pPr>
    </w:p>
    <w:p w14:paraId="28F02FC1" w14:textId="55372DF8" w:rsidR="00FD1A16" w:rsidRDefault="00FD1A16" w:rsidP="00FD1A16">
      <w:pPr>
        <w:rPr>
          <w:rFonts w:asciiTheme="minorHAnsi" w:eastAsiaTheme="minorHAnsi" w:hAnsiTheme="minorHAnsi" w:cstheme="minorBidi"/>
          <w:b/>
          <w:bCs/>
        </w:rPr>
      </w:pPr>
      <w:r w:rsidRPr="00871589">
        <w:rPr>
          <w:rFonts w:asciiTheme="minorHAnsi" w:eastAsiaTheme="minorHAnsi" w:hAnsiTheme="minorHAnsi" w:cstheme="minorBidi"/>
          <w:b/>
          <w:bCs/>
        </w:rPr>
        <w:t xml:space="preserve">Figure </w:t>
      </w:r>
      <w:r w:rsidR="008E314A">
        <w:rPr>
          <w:rFonts w:asciiTheme="minorHAnsi" w:eastAsiaTheme="minorHAnsi" w:hAnsiTheme="minorHAnsi" w:cstheme="minorBidi"/>
          <w:b/>
          <w:bCs/>
        </w:rPr>
        <w:t>3</w:t>
      </w:r>
    </w:p>
    <w:p w14:paraId="4AE42FD6" w14:textId="6C53B350" w:rsidR="008E314A" w:rsidRPr="008E314A" w:rsidRDefault="008E314A" w:rsidP="008E314A">
      <w:pPr>
        <w:rPr>
          <w:rFonts w:asciiTheme="minorHAnsi" w:eastAsiaTheme="minorHAnsi" w:hAnsiTheme="minorHAnsi" w:cstheme="minorBidi"/>
          <w:b/>
          <w:bCs/>
        </w:rPr>
      </w:pPr>
      <w:r>
        <w:rPr>
          <w:rFonts w:asciiTheme="minorHAnsi" w:eastAsiaTheme="minorHAnsi" w:hAnsiTheme="minorHAnsi" w:cstheme="minorBidi"/>
          <w:b/>
          <w:bCs/>
        </w:rPr>
        <w:t>Senior executives’</w:t>
      </w:r>
      <w:r w:rsidR="000E2B6F">
        <w:rPr>
          <w:rFonts w:asciiTheme="minorHAnsi" w:eastAsiaTheme="minorHAnsi" w:hAnsiTheme="minorHAnsi" w:cstheme="minorBidi"/>
          <w:b/>
          <w:bCs/>
        </w:rPr>
        <w:t xml:space="preserve"> beliefs around </w:t>
      </w:r>
      <w:r w:rsidRPr="008E314A">
        <w:rPr>
          <w:rFonts w:asciiTheme="minorHAnsi" w:eastAsiaTheme="minorHAnsi" w:hAnsiTheme="minorHAnsi" w:cstheme="minorBidi"/>
          <w:b/>
          <w:bCs/>
        </w:rPr>
        <w:t>digital</w:t>
      </w:r>
      <w:r w:rsidR="000E2B6F">
        <w:rPr>
          <w:rFonts w:asciiTheme="minorHAnsi" w:eastAsiaTheme="minorHAnsi" w:hAnsiTheme="minorHAnsi" w:cstheme="minorBidi"/>
          <w:b/>
          <w:bCs/>
        </w:rPr>
        <w:t xml:space="preserve"> tools’</w:t>
      </w:r>
      <w:r w:rsidRPr="008E314A">
        <w:rPr>
          <w:rFonts w:asciiTheme="minorHAnsi" w:eastAsiaTheme="minorHAnsi" w:hAnsiTheme="minorHAnsi" w:cstheme="minorBidi"/>
          <w:b/>
          <w:bCs/>
        </w:rPr>
        <w:t xml:space="preserve"> impacting their personal work </w:t>
      </w:r>
    </w:p>
    <w:p w14:paraId="40EB7416" w14:textId="77777777" w:rsidR="008E314A" w:rsidRPr="00871589" w:rsidRDefault="008E314A" w:rsidP="00FD1A16">
      <w:pPr>
        <w:rPr>
          <w:rFonts w:asciiTheme="minorHAnsi" w:eastAsiaTheme="minorHAnsi" w:hAnsiTheme="minorHAnsi" w:cstheme="minorBidi"/>
          <w:b/>
          <w:bCs/>
        </w:rPr>
      </w:pPr>
    </w:p>
    <w:p w14:paraId="2164BE5B" w14:textId="77777777" w:rsidR="00FD1A16" w:rsidRDefault="00FD1A16" w:rsidP="00FD1A16">
      <w:r w:rsidRPr="0001347A">
        <w:rPr>
          <w:noProof/>
        </w:rPr>
        <w:drawing>
          <wp:inline distT="0" distB="0" distL="0" distR="0" wp14:anchorId="38963144" wp14:editId="74ECE061">
            <wp:extent cx="4613097" cy="2594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2933" cy="2606025"/>
                    </a:xfrm>
                    <a:prstGeom prst="rect">
                      <a:avLst/>
                    </a:prstGeom>
                  </pic:spPr>
                </pic:pic>
              </a:graphicData>
            </a:graphic>
          </wp:inline>
        </w:drawing>
      </w:r>
    </w:p>
    <w:p w14:paraId="1582BB52" w14:textId="77777777" w:rsidR="000E2B6F" w:rsidRPr="000E2B6F" w:rsidRDefault="000E2B6F" w:rsidP="000E2B6F">
      <w:pPr>
        <w:rPr>
          <w:rFonts w:asciiTheme="minorHAnsi" w:hAnsiTheme="minorHAnsi"/>
          <w:i/>
          <w:iCs/>
        </w:rPr>
      </w:pPr>
      <w:r w:rsidRPr="000E2B6F">
        <w:rPr>
          <w:rFonts w:asciiTheme="minorHAnsi" w:hAnsiTheme="minorHAnsi"/>
          <w:i/>
          <w:iCs/>
        </w:rPr>
        <w:t>Response base: 1,400 respondents</w:t>
      </w:r>
    </w:p>
    <w:p w14:paraId="5358EBF7" w14:textId="77777777" w:rsidR="000E2B6F" w:rsidRPr="000E2B6F" w:rsidRDefault="000E2B6F" w:rsidP="000E2B6F">
      <w:pPr>
        <w:rPr>
          <w:ins w:id="64" w:author="Mary Brandel" w:date="2020-10-26T14:33:00Z"/>
          <w:rFonts w:asciiTheme="minorHAnsi" w:hAnsiTheme="minorHAnsi"/>
          <w:i/>
          <w:iCs/>
        </w:rPr>
      </w:pPr>
      <w:r w:rsidRPr="000E2B6F">
        <w:rPr>
          <w:rFonts w:asciiTheme="minorHAnsi" w:hAnsiTheme="minorHAnsi"/>
          <w:i/>
          <w:iCs/>
        </w:rPr>
        <w:t>Source: Cognizant Center for the Future of Work</w:t>
      </w:r>
    </w:p>
    <w:p w14:paraId="30E76839" w14:textId="77777777" w:rsidR="00FD1A16" w:rsidRDefault="00FD1A16" w:rsidP="00FD1A16">
      <w:pPr>
        <w:pStyle w:val="Heading1"/>
        <w:rPr>
          <w:lang w:val="en-GB"/>
        </w:rPr>
      </w:pPr>
    </w:p>
    <w:p w14:paraId="2E5345B8" w14:textId="77777777" w:rsidR="00FD1A16" w:rsidRPr="0001347A" w:rsidRDefault="00FD1A16" w:rsidP="00FD1A16">
      <w:pPr>
        <w:pStyle w:val="Heading1"/>
        <w:rPr>
          <w:lang w:val="en-GB"/>
        </w:rPr>
      </w:pPr>
      <w:r>
        <w:rPr>
          <w:lang w:val="en-GB"/>
        </w:rPr>
        <w:t>In the Crosshairs: Our Lives, Our Data, our Privacy</w:t>
      </w:r>
    </w:p>
    <w:p w14:paraId="4BA67331" w14:textId="77777777" w:rsidR="00FD1A16" w:rsidRDefault="00FD1A16" w:rsidP="00FD1A16">
      <w:pPr>
        <w:rPr>
          <w:rFonts w:asciiTheme="minorHAnsi" w:eastAsiaTheme="minorHAnsi" w:hAnsiTheme="minorHAnsi" w:cstheme="minorBidi"/>
        </w:rPr>
      </w:pPr>
    </w:p>
    <w:p w14:paraId="353C8BE9" w14:textId="0E0D7CA9" w:rsidR="00FD1A16" w:rsidRPr="00593923" w:rsidRDefault="00FD1A16" w:rsidP="00FD1A16">
      <w:pPr>
        <w:rPr>
          <w:rFonts w:asciiTheme="minorHAnsi" w:eastAsiaTheme="minorHAnsi" w:hAnsiTheme="minorHAnsi" w:cstheme="minorBidi"/>
          <w:color w:val="000000" w:themeColor="text1"/>
        </w:rPr>
      </w:pPr>
      <w:r>
        <w:rPr>
          <w:rFonts w:asciiTheme="minorHAnsi" w:eastAsiaTheme="minorHAnsi" w:hAnsiTheme="minorHAnsi" w:cstheme="minorBidi"/>
          <w:color w:val="000000" w:themeColor="text1"/>
        </w:rPr>
        <w:t xml:space="preserve">When it comes to the threats </w:t>
      </w:r>
      <w:bookmarkStart w:id="65" w:name="OLE_LINK226"/>
      <w:r>
        <w:rPr>
          <w:rFonts w:asciiTheme="minorHAnsi" w:eastAsiaTheme="minorHAnsi" w:hAnsiTheme="minorHAnsi" w:cstheme="minorBidi"/>
          <w:color w:val="000000" w:themeColor="text1"/>
        </w:rPr>
        <w:t xml:space="preserve">like </w:t>
      </w:r>
      <w:r w:rsidRPr="00593923">
        <w:rPr>
          <w:rFonts w:asciiTheme="minorHAnsi" w:eastAsiaTheme="minorHAnsi" w:hAnsiTheme="minorHAnsi" w:cstheme="minorBidi"/>
          <w:color w:val="000000" w:themeColor="text1"/>
        </w:rPr>
        <w:t>digital fraud, theft and terrorism</w:t>
      </w:r>
      <w:bookmarkEnd w:id="65"/>
      <w:r w:rsidRPr="00593923">
        <w:rPr>
          <w:rFonts w:asciiTheme="minorHAnsi" w:eastAsiaTheme="minorHAnsi" w:hAnsiTheme="minorHAnsi" w:cstheme="minorBidi"/>
          <w:color w:val="000000" w:themeColor="text1"/>
        </w:rPr>
        <w:t xml:space="preserve"> </w:t>
      </w:r>
      <w:r>
        <w:rPr>
          <w:rFonts w:asciiTheme="minorHAnsi" w:eastAsiaTheme="minorHAnsi" w:hAnsiTheme="minorHAnsi" w:cstheme="minorBidi"/>
          <w:color w:val="000000" w:themeColor="text1"/>
        </w:rPr>
        <w:t xml:space="preserve">posed by growing reliance on digital technologies, </w:t>
      </w:r>
      <w:r w:rsidRPr="00593923">
        <w:rPr>
          <w:rFonts w:asciiTheme="minorHAnsi" w:eastAsiaTheme="minorHAnsi" w:hAnsiTheme="minorHAnsi" w:cstheme="minorBidi"/>
          <w:color w:val="000000" w:themeColor="text1"/>
        </w:rPr>
        <w:t>respondents</w:t>
      </w:r>
      <w:r>
        <w:rPr>
          <w:rFonts w:asciiTheme="minorHAnsi" w:eastAsiaTheme="minorHAnsi" w:hAnsiTheme="minorHAnsi" w:cstheme="minorBidi"/>
          <w:color w:val="000000" w:themeColor="text1"/>
        </w:rPr>
        <w:t xml:space="preserve">’ concerns are fairly similar to those of 2016 </w:t>
      </w:r>
      <w:r w:rsidRPr="00593923">
        <w:rPr>
          <w:rFonts w:asciiTheme="minorHAnsi" w:eastAsiaTheme="minorHAnsi" w:hAnsiTheme="minorHAnsi" w:cstheme="minorBidi"/>
          <w:color w:val="000000" w:themeColor="text1"/>
        </w:rPr>
        <w:t>(</w:t>
      </w:r>
      <w:r>
        <w:rPr>
          <w:rFonts w:asciiTheme="minorHAnsi" w:eastAsiaTheme="minorHAnsi" w:hAnsiTheme="minorHAnsi" w:cstheme="minorBidi"/>
          <w:color w:val="000000" w:themeColor="text1"/>
        </w:rPr>
        <w:t>although</w:t>
      </w:r>
      <w:r w:rsidRPr="00593923">
        <w:rPr>
          <w:rFonts w:asciiTheme="minorHAnsi" w:eastAsiaTheme="minorHAnsi" w:hAnsiTheme="minorHAnsi" w:cstheme="minorBidi"/>
          <w:color w:val="000000" w:themeColor="text1"/>
        </w:rPr>
        <w:t xml:space="preserve"> the magnitude of concern is a bit more muted</w:t>
      </w:r>
      <w:r>
        <w:rPr>
          <w:rFonts w:asciiTheme="minorHAnsi" w:eastAsiaTheme="minorHAnsi" w:hAnsiTheme="minorHAnsi" w:cstheme="minorBidi"/>
          <w:color w:val="000000" w:themeColor="text1"/>
        </w:rPr>
        <w:t>)</w:t>
      </w:r>
      <w:r w:rsidRPr="00593923">
        <w:rPr>
          <w:rFonts w:asciiTheme="minorHAnsi" w:eastAsiaTheme="minorHAnsi" w:hAnsiTheme="minorHAnsi" w:cstheme="minorBidi"/>
          <w:color w:val="000000" w:themeColor="text1"/>
        </w:rPr>
        <w:t>.</w:t>
      </w:r>
      <w:bookmarkStart w:id="66" w:name="OLE_LINK108"/>
      <w:r w:rsidRPr="00593923">
        <w:rPr>
          <w:rFonts w:asciiTheme="minorHAnsi" w:eastAsiaTheme="minorHAnsi" w:hAnsiTheme="minorHAnsi" w:cstheme="minorBidi"/>
          <w:color w:val="000000" w:themeColor="text1"/>
        </w:rPr>
        <w:t xml:space="preserve">  </w:t>
      </w:r>
      <w:bookmarkStart w:id="67" w:name="OLE_LINK233"/>
      <w:bookmarkStart w:id="68" w:name="OLE_LINK234"/>
      <w:r>
        <w:rPr>
          <w:rFonts w:asciiTheme="minorHAnsi" w:eastAsiaTheme="minorHAnsi" w:hAnsiTheme="minorHAnsi" w:cstheme="minorBidi"/>
          <w:color w:val="000000" w:themeColor="text1"/>
        </w:rPr>
        <w:t xml:space="preserve">So perhaps shock has given way to action and better preparedness, as </w:t>
      </w:r>
      <w:r w:rsidRPr="009A29FC">
        <w:rPr>
          <w:rFonts w:asciiTheme="minorHAnsi" w:eastAsiaTheme="minorHAnsi" w:hAnsiTheme="minorHAnsi" w:cstheme="minorBidi"/>
          <w:color w:val="000000" w:themeColor="text1"/>
        </w:rPr>
        <w:t>concern over data privacy</w:t>
      </w:r>
      <w:r>
        <w:rPr>
          <w:rFonts w:asciiTheme="minorHAnsi" w:eastAsiaTheme="minorHAnsi" w:hAnsiTheme="minorHAnsi" w:cstheme="minorBidi"/>
          <w:color w:val="000000" w:themeColor="text1"/>
        </w:rPr>
        <w:t xml:space="preserve"> </w:t>
      </w:r>
      <w:r w:rsidRPr="009A29FC">
        <w:rPr>
          <w:rFonts w:asciiTheme="minorHAnsi" w:eastAsiaTheme="minorHAnsi" w:hAnsiTheme="minorHAnsi" w:cstheme="minorBidi"/>
          <w:color w:val="000000" w:themeColor="text1"/>
        </w:rPr>
        <w:t>moved from number 2 in 2016 to number 4</w:t>
      </w:r>
      <w:r>
        <w:rPr>
          <w:rFonts w:asciiTheme="minorHAnsi" w:eastAsiaTheme="minorHAnsi" w:hAnsiTheme="minorHAnsi" w:cstheme="minorBidi"/>
          <w:color w:val="000000" w:themeColor="text1"/>
        </w:rPr>
        <w:t xml:space="preserve"> </w:t>
      </w:r>
      <w:r w:rsidRPr="00593923">
        <w:rPr>
          <w:rFonts w:asciiTheme="minorHAnsi" w:eastAsiaTheme="minorHAnsi" w:hAnsiTheme="minorHAnsi" w:cstheme="minorBidi"/>
          <w:color w:val="000000" w:themeColor="text1"/>
        </w:rPr>
        <w:t xml:space="preserve">(see Figure </w:t>
      </w:r>
      <w:r w:rsidR="000E2B6F">
        <w:rPr>
          <w:rFonts w:asciiTheme="minorHAnsi" w:eastAsiaTheme="minorHAnsi" w:hAnsiTheme="minorHAnsi" w:cstheme="minorBidi"/>
          <w:color w:val="000000" w:themeColor="text1"/>
        </w:rPr>
        <w:t>4</w:t>
      </w:r>
      <w:r w:rsidRPr="00593923">
        <w:rPr>
          <w:rFonts w:asciiTheme="minorHAnsi" w:eastAsiaTheme="minorHAnsi" w:hAnsiTheme="minorHAnsi" w:cstheme="minorBidi"/>
          <w:color w:val="000000" w:themeColor="text1"/>
        </w:rPr>
        <w:t xml:space="preserve">).  </w:t>
      </w:r>
      <w:bookmarkEnd w:id="67"/>
      <w:bookmarkEnd w:id="68"/>
      <w:r w:rsidR="0073522F">
        <w:rPr>
          <w:rFonts w:asciiTheme="minorHAnsi" w:eastAsiaTheme="minorHAnsi" w:hAnsiTheme="minorHAnsi" w:cstheme="minorBidi"/>
          <w:color w:val="000000" w:themeColor="text1"/>
        </w:rPr>
        <w:t xml:space="preserve"> </w:t>
      </w:r>
      <w:r w:rsidRPr="00593923">
        <w:rPr>
          <w:rFonts w:asciiTheme="minorHAnsi" w:eastAsiaTheme="minorHAnsi" w:hAnsiTheme="minorHAnsi" w:cstheme="minorBidi"/>
          <w:color w:val="000000" w:themeColor="text1"/>
        </w:rPr>
        <w:t xml:space="preserve">Maybe </w:t>
      </w:r>
      <w:r w:rsidR="0073522F">
        <w:rPr>
          <w:rFonts w:asciiTheme="minorHAnsi" w:eastAsiaTheme="minorHAnsi" w:hAnsiTheme="minorHAnsi" w:cstheme="minorBidi"/>
          <w:color w:val="000000" w:themeColor="text1"/>
        </w:rPr>
        <w:t xml:space="preserve">it’s because </w:t>
      </w:r>
      <w:r w:rsidRPr="00593923">
        <w:rPr>
          <w:rFonts w:asciiTheme="minorHAnsi" w:eastAsiaTheme="minorHAnsi" w:hAnsiTheme="minorHAnsi" w:cstheme="minorBidi"/>
          <w:color w:val="000000" w:themeColor="text1"/>
        </w:rPr>
        <w:t>we’ve become desensitized</w:t>
      </w:r>
      <w:bookmarkStart w:id="69" w:name="OLE_LINK109"/>
      <w:r>
        <w:rPr>
          <w:rFonts w:asciiTheme="minorHAnsi" w:eastAsiaTheme="minorHAnsi" w:hAnsiTheme="minorHAnsi" w:cstheme="minorBidi"/>
          <w:color w:val="000000" w:themeColor="text1"/>
        </w:rPr>
        <w:t xml:space="preserve">.  </w:t>
      </w:r>
      <w:bookmarkEnd w:id="69"/>
      <w:r>
        <w:rPr>
          <w:rFonts w:asciiTheme="minorHAnsi" w:eastAsiaTheme="minorHAnsi" w:hAnsiTheme="minorHAnsi" w:cstheme="minorBidi"/>
          <w:color w:val="000000" w:themeColor="text1"/>
        </w:rPr>
        <w:t>The revelations about the</w:t>
      </w:r>
      <w:r w:rsidRPr="00593923">
        <w:rPr>
          <w:rFonts w:asciiTheme="minorHAnsi" w:eastAsiaTheme="minorHAnsi" w:hAnsiTheme="minorHAnsi" w:cstheme="minorBidi"/>
          <w:color w:val="000000" w:themeColor="text1"/>
        </w:rPr>
        <w:t xml:space="preserve"> “weaponization” of Facebook </w:t>
      </w:r>
      <w:r>
        <w:rPr>
          <w:rFonts w:asciiTheme="minorHAnsi" w:eastAsiaTheme="minorHAnsi" w:hAnsiTheme="minorHAnsi" w:cstheme="minorBidi"/>
          <w:color w:val="000000" w:themeColor="text1"/>
        </w:rPr>
        <w:t xml:space="preserve">data </w:t>
      </w:r>
      <w:r w:rsidRPr="00593923">
        <w:rPr>
          <w:rFonts w:asciiTheme="minorHAnsi" w:eastAsiaTheme="minorHAnsi" w:hAnsiTheme="minorHAnsi" w:cstheme="minorBidi"/>
          <w:color w:val="000000" w:themeColor="text1"/>
        </w:rPr>
        <w:t>by Cambridge Analytica</w:t>
      </w:r>
      <w:r>
        <w:rPr>
          <w:rFonts w:asciiTheme="minorHAnsi" w:eastAsiaTheme="minorHAnsi" w:hAnsiTheme="minorHAnsi" w:cstheme="minorBidi"/>
          <w:color w:val="000000" w:themeColor="text1"/>
        </w:rPr>
        <w:t xml:space="preserve"> can seem like a lifetime ago.  </w:t>
      </w:r>
      <w:bookmarkStart w:id="70" w:name="OLE_LINK232"/>
      <w:bookmarkStart w:id="71" w:name="OLE_LINK231"/>
      <w:r>
        <w:rPr>
          <w:rFonts w:asciiTheme="minorHAnsi" w:eastAsiaTheme="minorHAnsi" w:hAnsiTheme="minorHAnsi" w:cstheme="minorBidi"/>
          <w:color w:val="000000" w:themeColor="text1"/>
        </w:rPr>
        <w:t xml:space="preserve">But for those scrutinizing </w:t>
      </w:r>
      <w:r w:rsidRPr="00593923">
        <w:rPr>
          <w:rFonts w:asciiTheme="minorHAnsi" w:eastAsiaTheme="minorHAnsi" w:hAnsiTheme="minorHAnsi" w:cstheme="minorBidi"/>
          <w:color w:val="000000" w:themeColor="text1"/>
        </w:rPr>
        <w:t>data</w:t>
      </w:r>
      <w:r>
        <w:rPr>
          <w:rFonts w:asciiTheme="minorHAnsi" w:eastAsiaTheme="minorHAnsi" w:hAnsiTheme="minorHAnsi" w:cstheme="minorBidi"/>
          <w:color w:val="000000" w:themeColor="text1"/>
        </w:rPr>
        <w:t xml:space="preserve"> protection</w:t>
      </w:r>
      <w:r w:rsidRPr="00593923">
        <w:rPr>
          <w:rFonts w:asciiTheme="minorHAnsi" w:eastAsiaTheme="minorHAnsi" w:hAnsiTheme="minorHAnsi" w:cstheme="minorBidi"/>
          <w:color w:val="000000" w:themeColor="text1"/>
        </w:rPr>
        <w:t>, privacy and risk in America</w:t>
      </w:r>
      <w:r>
        <w:rPr>
          <w:rFonts w:asciiTheme="minorHAnsi" w:eastAsiaTheme="minorHAnsi" w:hAnsiTheme="minorHAnsi" w:cstheme="minorBidi"/>
          <w:color w:val="000000" w:themeColor="text1"/>
        </w:rPr>
        <w:t xml:space="preserve"> (including the U.S. Congress), it was a watershed moment</w:t>
      </w:r>
      <w:r w:rsidRPr="00593923">
        <w:rPr>
          <w:rFonts w:asciiTheme="minorHAnsi" w:eastAsiaTheme="minorHAnsi" w:hAnsiTheme="minorHAnsi" w:cstheme="minorBidi"/>
          <w:color w:val="000000" w:themeColor="text1"/>
        </w:rPr>
        <w:t>.</w:t>
      </w:r>
      <w:bookmarkStart w:id="72" w:name="OLE_LINK235"/>
      <w:bookmarkEnd w:id="70"/>
      <w:r w:rsidRPr="00B37AED">
        <w:rPr>
          <w:rFonts w:asciiTheme="minorHAnsi" w:eastAsiaTheme="minorHAnsi" w:hAnsiTheme="minorHAnsi" w:cstheme="minorBidi"/>
          <w:color w:val="000000" w:themeColor="text1"/>
        </w:rPr>
        <w:t xml:space="preserve"> </w:t>
      </w:r>
      <w:bookmarkEnd w:id="71"/>
      <w:bookmarkEnd w:id="72"/>
    </w:p>
    <w:p w14:paraId="6ED03D1D" w14:textId="77777777" w:rsidR="00FD1A16" w:rsidRDefault="00FD1A16" w:rsidP="00FD1A16">
      <w:pPr>
        <w:rPr>
          <w:rFonts w:asciiTheme="minorHAnsi" w:eastAsiaTheme="minorHAnsi" w:hAnsiTheme="minorHAnsi" w:cstheme="minorBidi"/>
          <w:color w:val="000000" w:themeColor="text1"/>
        </w:rPr>
      </w:pPr>
      <w:bookmarkStart w:id="73" w:name="OLE_LINK112"/>
      <w:bookmarkEnd w:id="66"/>
    </w:p>
    <w:p w14:paraId="45C568B6" w14:textId="76AF73E4" w:rsidR="00FD1A16" w:rsidRPr="00593923" w:rsidRDefault="00FD1A16" w:rsidP="00FD1A16">
      <w:pPr>
        <w:rPr>
          <w:rFonts w:asciiTheme="minorHAnsi" w:eastAsiaTheme="minorHAnsi" w:hAnsiTheme="minorHAnsi" w:cstheme="minorBidi"/>
          <w:color w:val="000000" w:themeColor="text1"/>
        </w:rPr>
      </w:pPr>
      <w:r w:rsidRPr="00593923">
        <w:rPr>
          <w:rFonts w:asciiTheme="minorHAnsi" w:eastAsiaTheme="minorHAnsi" w:hAnsiTheme="minorHAnsi" w:cstheme="minorBidi"/>
          <w:color w:val="000000" w:themeColor="text1"/>
        </w:rPr>
        <w:t>If there’s one thing the hearings in the wake of Cambridge Analytica</w:t>
      </w:r>
      <w:r>
        <w:rPr>
          <w:rFonts w:asciiTheme="minorHAnsi" w:eastAsiaTheme="minorHAnsi" w:hAnsiTheme="minorHAnsi" w:cstheme="minorBidi"/>
          <w:color w:val="000000" w:themeColor="text1"/>
        </w:rPr>
        <w:t xml:space="preserve"> set in motion, it’s that</w:t>
      </w:r>
      <w:r w:rsidRPr="00593923">
        <w:rPr>
          <w:rFonts w:asciiTheme="minorHAnsi" w:eastAsiaTheme="minorHAnsi" w:hAnsiTheme="minorHAnsi" w:cstheme="minorBidi"/>
          <w:color w:val="000000" w:themeColor="text1"/>
        </w:rPr>
        <w:t xml:space="preserve"> the wheel</w:t>
      </w:r>
      <w:r>
        <w:rPr>
          <w:rFonts w:asciiTheme="minorHAnsi" w:eastAsiaTheme="minorHAnsi" w:hAnsiTheme="minorHAnsi" w:cstheme="minorBidi"/>
          <w:color w:val="000000" w:themeColor="text1"/>
        </w:rPr>
        <w:t>s are now</w:t>
      </w:r>
      <w:r w:rsidRPr="00593923">
        <w:rPr>
          <w:rFonts w:asciiTheme="minorHAnsi" w:eastAsiaTheme="minorHAnsi" w:hAnsiTheme="minorHAnsi" w:cstheme="minorBidi"/>
          <w:color w:val="000000" w:themeColor="text1"/>
        </w:rPr>
        <w:t xml:space="preserve"> turning on data protection and privacy</w:t>
      </w:r>
      <w:r>
        <w:rPr>
          <w:rFonts w:asciiTheme="minorHAnsi" w:eastAsiaTheme="minorHAnsi" w:hAnsiTheme="minorHAnsi" w:cstheme="minorBidi"/>
          <w:color w:val="000000" w:themeColor="text1"/>
        </w:rPr>
        <w:t xml:space="preserve"> in the U.S.</w:t>
      </w:r>
      <w:r w:rsidRPr="00593923">
        <w:rPr>
          <w:rFonts w:asciiTheme="minorHAnsi" w:eastAsiaTheme="minorHAnsi" w:hAnsiTheme="minorHAnsi" w:cstheme="minorBidi"/>
          <w:color w:val="000000" w:themeColor="text1"/>
        </w:rPr>
        <w:t xml:space="preserve">, and people are beginning to question (if not yet reject) the data free-for-all. The clarion call for more digital privacy gets louder and louder as proof grows about the downsides of surveillance capitalism. People don’t want ads following them around the web; they don’t want their data exposed in a breach or to experience some form of identity theft. And they certainly don’t want their data to propagate misinformation, discrimination and polarization, whether at work or at home.  </w:t>
      </w:r>
      <w:bookmarkStart w:id="74" w:name="OLE_LINK236"/>
      <w:r w:rsidR="0073522F">
        <w:rPr>
          <w:rFonts w:asciiTheme="minorHAnsi" w:eastAsiaTheme="minorHAnsi" w:hAnsiTheme="minorHAnsi" w:cstheme="minorBidi"/>
          <w:color w:val="000000" w:themeColor="text1"/>
        </w:rPr>
        <w:t xml:space="preserve">That </w:t>
      </w:r>
      <w:r w:rsidR="0073522F" w:rsidRPr="00593923">
        <w:rPr>
          <w:rFonts w:asciiTheme="minorHAnsi" w:eastAsiaTheme="minorHAnsi" w:hAnsiTheme="minorHAnsi" w:cstheme="minorBidi"/>
          <w:color w:val="000000" w:themeColor="text1"/>
        </w:rPr>
        <w:t xml:space="preserve">64% of respondents </w:t>
      </w:r>
      <w:r w:rsidR="0073522F">
        <w:rPr>
          <w:rFonts w:asciiTheme="minorHAnsi" w:eastAsiaTheme="minorHAnsi" w:hAnsiTheme="minorHAnsi" w:cstheme="minorBidi"/>
          <w:color w:val="000000" w:themeColor="text1"/>
        </w:rPr>
        <w:t xml:space="preserve">are </w:t>
      </w:r>
      <w:r w:rsidR="0073522F" w:rsidRPr="00593923">
        <w:rPr>
          <w:rFonts w:asciiTheme="minorHAnsi" w:eastAsiaTheme="minorHAnsi" w:hAnsiTheme="minorHAnsi" w:cstheme="minorBidi"/>
          <w:color w:val="000000" w:themeColor="text1"/>
        </w:rPr>
        <w:t>worr</w:t>
      </w:r>
      <w:r w:rsidR="0073522F">
        <w:rPr>
          <w:rFonts w:asciiTheme="minorHAnsi" w:eastAsiaTheme="minorHAnsi" w:hAnsiTheme="minorHAnsi" w:cstheme="minorBidi"/>
          <w:color w:val="000000" w:themeColor="text1"/>
        </w:rPr>
        <w:t>ied</w:t>
      </w:r>
      <w:r w:rsidR="0073522F" w:rsidRPr="00593923">
        <w:rPr>
          <w:rFonts w:asciiTheme="minorHAnsi" w:eastAsiaTheme="minorHAnsi" w:hAnsiTheme="minorHAnsi" w:cstheme="minorBidi"/>
          <w:color w:val="000000" w:themeColor="text1"/>
        </w:rPr>
        <w:t xml:space="preserve"> about greater levels of exposure to digital fraud and theft and an equal number fret about digital terrorism</w:t>
      </w:r>
      <w:bookmarkEnd w:id="74"/>
      <w:r w:rsidR="00790E8D">
        <w:rPr>
          <w:rFonts w:asciiTheme="minorHAnsi" w:eastAsiaTheme="minorHAnsi" w:hAnsiTheme="minorHAnsi" w:cstheme="minorBidi"/>
          <w:color w:val="000000" w:themeColor="text1"/>
        </w:rPr>
        <w:t xml:space="preserve"> supports this notion.</w:t>
      </w:r>
      <w:r w:rsidR="0073522F">
        <w:rPr>
          <w:rFonts w:asciiTheme="minorHAnsi" w:eastAsiaTheme="minorHAnsi" w:hAnsiTheme="minorHAnsi" w:cstheme="minorBidi"/>
          <w:color w:val="000000" w:themeColor="text1"/>
        </w:rPr>
        <w:t xml:space="preserve">  </w:t>
      </w:r>
    </w:p>
    <w:p w14:paraId="414EEC9A" w14:textId="77777777" w:rsidR="00FD1A16" w:rsidRPr="00593923" w:rsidRDefault="00FD1A16" w:rsidP="00FD1A16">
      <w:pPr>
        <w:rPr>
          <w:rFonts w:asciiTheme="minorHAnsi" w:eastAsiaTheme="minorHAnsi" w:hAnsiTheme="minorHAnsi" w:cstheme="minorBidi"/>
          <w:color w:val="000000" w:themeColor="text1"/>
        </w:rPr>
      </w:pPr>
    </w:p>
    <w:p w14:paraId="0BD7ABA9" w14:textId="77777777" w:rsidR="00FD1A16" w:rsidRPr="00593923" w:rsidRDefault="00FD1A16" w:rsidP="00FD1A16">
      <w:pPr>
        <w:rPr>
          <w:rFonts w:asciiTheme="minorHAnsi" w:eastAsiaTheme="minorHAnsi" w:hAnsiTheme="minorHAnsi" w:cstheme="minorBidi"/>
          <w:color w:val="000000" w:themeColor="text1"/>
        </w:rPr>
      </w:pPr>
      <w:r w:rsidRPr="00B37AED">
        <w:rPr>
          <w:rFonts w:asciiTheme="minorHAnsi" w:eastAsiaTheme="minorHAnsi" w:hAnsiTheme="minorHAnsi" w:cstheme="minorBidi"/>
          <w:color w:val="000000" w:themeColor="text1"/>
        </w:rPr>
        <w:t>And for the bad actors out there, developments in data science innovation are arguably turning the tide; one senior insurance executive we interviewed for our research put it this way: “We collected and collated data from a number of fraudulent cases over a five-year time period</w:t>
      </w:r>
      <w:r>
        <w:rPr>
          <w:rFonts w:asciiTheme="minorHAnsi" w:eastAsiaTheme="minorHAnsi" w:hAnsiTheme="minorHAnsi" w:cstheme="minorBidi"/>
          <w:color w:val="000000" w:themeColor="text1"/>
        </w:rPr>
        <w:t xml:space="preserve"> </w:t>
      </w:r>
      <w:r w:rsidRPr="00B37AED">
        <w:rPr>
          <w:rFonts w:asciiTheme="minorHAnsi" w:eastAsiaTheme="minorHAnsi" w:hAnsiTheme="minorHAnsi" w:cstheme="minorBidi"/>
          <w:color w:val="000000" w:themeColor="text1"/>
        </w:rPr>
        <w:t>(from 2012-2017). We did the analysis of this data using a predictive methodology, and the results were very close to the actual data of the fraudulent instances for 2018 and 2019. Our data science consultants were able to assess accurately the risks involved in the fraudulent transactions</w:t>
      </w:r>
      <w:r w:rsidRPr="00593923">
        <w:rPr>
          <w:rFonts w:asciiTheme="minorHAnsi" w:eastAsiaTheme="minorHAnsi" w:hAnsiTheme="minorHAnsi" w:cstheme="minorBidi"/>
          <w:color w:val="000000" w:themeColor="text1"/>
        </w:rPr>
        <w:t>.”</w:t>
      </w:r>
    </w:p>
    <w:p w14:paraId="6BE13275" w14:textId="77777777" w:rsidR="00FD1A16" w:rsidRDefault="00FD1A16" w:rsidP="00FD1A16">
      <w:pPr>
        <w:rPr>
          <w:rFonts w:asciiTheme="minorHAnsi" w:eastAsiaTheme="minorHAnsi" w:hAnsiTheme="minorHAnsi" w:cstheme="minorBidi"/>
          <w:color w:val="FF0000"/>
        </w:rPr>
      </w:pPr>
    </w:p>
    <w:p w14:paraId="395997F5" w14:textId="2E7AEBB7" w:rsidR="00FD1A16" w:rsidRPr="000E2B6F" w:rsidRDefault="00FD1A16" w:rsidP="00FD1A16">
      <w:pPr>
        <w:rPr>
          <w:rFonts w:asciiTheme="minorHAnsi" w:eastAsiaTheme="minorHAnsi" w:hAnsiTheme="minorHAnsi" w:cstheme="minorBidi"/>
          <w:b/>
          <w:bCs/>
          <w:color w:val="000000" w:themeColor="text1"/>
        </w:rPr>
      </w:pPr>
      <w:r w:rsidRPr="000E2B6F">
        <w:rPr>
          <w:rFonts w:asciiTheme="minorHAnsi" w:eastAsiaTheme="minorHAnsi" w:hAnsiTheme="minorHAnsi" w:cstheme="minorBidi"/>
          <w:b/>
          <w:bCs/>
          <w:color w:val="000000" w:themeColor="text1"/>
        </w:rPr>
        <w:t xml:space="preserve">Figure </w:t>
      </w:r>
      <w:r w:rsidR="000E2B6F" w:rsidRPr="000E2B6F">
        <w:rPr>
          <w:rFonts w:asciiTheme="minorHAnsi" w:eastAsiaTheme="minorHAnsi" w:hAnsiTheme="minorHAnsi" w:cstheme="minorBidi"/>
          <w:b/>
          <w:bCs/>
          <w:color w:val="000000" w:themeColor="text1"/>
        </w:rPr>
        <w:t>4</w:t>
      </w:r>
    </w:p>
    <w:p w14:paraId="3CB1A94B" w14:textId="582A679C" w:rsidR="000E2B6F" w:rsidRPr="000E2B6F" w:rsidRDefault="000E2B6F" w:rsidP="00FD1A16">
      <w:pPr>
        <w:rPr>
          <w:rFonts w:asciiTheme="minorHAnsi" w:eastAsiaTheme="minorHAnsi" w:hAnsiTheme="minorHAnsi" w:cstheme="minorBidi"/>
          <w:b/>
          <w:bCs/>
          <w:color w:val="000000" w:themeColor="text1"/>
        </w:rPr>
      </w:pPr>
      <w:r w:rsidRPr="000E2B6F">
        <w:rPr>
          <w:rFonts w:asciiTheme="minorHAnsi" w:eastAsiaTheme="minorHAnsi" w:hAnsiTheme="minorHAnsi" w:cstheme="minorBidi"/>
          <w:b/>
          <w:bCs/>
          <w:color w:val="000000" w:themeColor="text1"/>
        </w:rPr>
        <w:t>North American concerns regarding digital technologies</w:t>
      </w:r>
    </w:p>
    <w:bookmarkEnd w:id="73"/>
    <w:p w14:paraId="15F028DE" w14:textId="27AE1AAB" w:rsidR="00FD1A16" w:rsidRPr="00FD1A16" w:rsidRDefault="00FD1A16" w:rsidP="00FD1A16">
      <w:r w:rsidRPr="0001347A">
        <w:rPr>
          <w:noProof/>
        </w:rPr>
        <w:lastRenderedPageBreak/>
        <w:drawing>
          <wp:inline distT="0" distB="0" distL="0" distR="0" wp14:anchorId="2C1092C3" wp14:editId="12DB1C88">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5613EE5" w14:textId="77777777" w:rsidR="000E2B6F" w:rsidRPr="000E2B6F" w:rsidRDefault="000E2B6F" w:rsidP="000E2B6F">
      <w:pPr>
        <w:rPr>
          <w:rFonts w:asciiTheme="minorHAnsi" w:hAnsiTheme="minorHAnsi"/>
          <w:i/>
          <w:iCs/>
        </w:rPr>
      </w:pPr>
      <w:r w:rsidRPr="000E2B6F">
        <w:rPr>
          <w:rFonts w:asciiTheme="minorHAnsi" w:hAnsiTheme="minorHAnsi"/>
          <w:i/>
          <w:iCs/>
        </w:rPr>
        <w:t>Response base: 1,400 respondents</w:t>
      </w:r>
    </w:p>
    <w:p w14:paraId="4EB69AB4" w14:textId="77777777" w:rsidR="000E2B6F" w:rsidRPr="000E2B6F" w:rsidRDefault="000E2B6F" w:rsidP="000E2B6F">
      <w:pPr>
        <w:rPr>
          <w:ins w:id="75" w:author="Mary Brandel" w:date="2020-10-26T14:33:00Z"/>
          <w:rFonts w:asciiTheme="minorHAnsi" w:hAnsiTheme="minorHAnsi"/>
          <w:i/>
          <w:iCs/>
        </w:rPr>
      </w:pPr>
      <w:r w:rsidRPr="000E2B6F">
        <w:rPr>
          <w:rFonts w:asciiTheme="minorHAnsi" w:hAnsiTheme="minorHAnsi"/>
          <w:i/>
          <w:iCs/>
        </w:rPr>
        <w:t>Source: Cognizant Center for the Future of Work</w:t>
      </w:r>
    </w:p>
    <w:p w14:paraId="2E8F0792" w14:textId="77777777" w:rsidR="00FD1A16" w:rsidRDefault="00FD1A16" w:rsidP="003E4A9C">
      <w:pPr>
        <w:pStyle w:val="Heading1"/>
        <w:rPr>
          <w:lang w:val="en-GB"/>
        </w:rPr>
      </w:pPr>
    </w:p>
    <w:p w14:paraId="038B3792" w14:textId="395C8CB6" w:rsidR="00AD665C" w:rsidRPr="003E4A9C" w:rsidRDefault="00AD665C" w:rsidP="003E4A9C">
      <w:pPr>
        <w:pStyle w:val="Heading1"/>
        <w:rPr>
          <w:lang w:val="en-GB"/>
        </w:rPr>
      </w:pPr>
      <w:r>
        <w:rPr>
          <w:lang w:val="en-GB"/>
        </w:rPr>
        <w:t>Supporting the Workforce Today &amp; Tomorrow</w:t>
      </w:r>
      <w:bookmarkStart w:id="76" w:name="OLE_LINK368"/>
      <w:bookmarkStart w:id="77" w:name="OLE_LINK369"/>
      <w:bookmarkEnd w:id="53"/>
      <w:bookmarkEnd w:id="54"/>
    </w:p>
    <w:p w14:paraId="0EDF99A2" w14:textId="2969A895" w:rsidR="00AD665C" w:rsidRPr="00AA52EA" w:rsidRDefault="00AD665C" w:rsidP="00AD665C">
      <w:pPr>
        <w:rPr>
          <w:rFonts w:asciiTheme="minorHAnsi" w:eastAsiaTheme="minorHAnsi" w:hAnsiTheme="minorHAnsi" w:cstheme="minorBidi"/>
        </w:rPr>
      </w:pPr>
      <w:r w:rsidRPr="00AE0E76">
        <w:rPr>
          <w:rFonts w:asciiTheme="minorHAnsi" w:eastAsiaTheme="minorHAnsi" w:hAnsiTheme="minorHAnsi" w:cstheme="minorBidi"/>
        </w:rPr>
        <w:t>In five years (or maybe five months), when you’re interviewing top talent, they will ask you “how did you support your employees through the COVID-19 crisis?”</w:t>
      </w:r>
      <w:r>
        <w:rPr>
          <w:rFonts w:asciiTheme="minorHAnsi" w:eastAsiaTheme="minorHAnsi" w:hAnsiTheme="minorHAnsi" w:cstheme="minorBidi"/>
        </w:rPr>
        <w:t xml:space="preserve">  As </w:t>
      </w:r>
      <w:r w:rsidR="003E4A9C">
        <w:rPr>
          <w:rFonts w:asciiTheme="minorHAnsi" w:eastAsiaTheme="minorHAnsi" w:hAnsiTheme="minorHAnsi" w:cstheme="minorBidi"/>
        </w:rPr>
        <w:t xml:space="preserve">traditional </w:t>
      </w:r>
      <w:r w:rsidRPr="00AA52EA">
        <w:rPr>
          <w:rFonts w:asciiTheme="minorHAnsi" w:eastAsiaTheme="minorHAnsi" w:hAnsiTheme="minorHAnsi" w:cstheme="minorBidi"/>
        </w:rPr>
        <w:t>businesses</w:t>
      </w:r>
      <w:r>
        <w:rPr>
          <w:rFonts w:asciiTheme="minorHAnsi" w:eastAsiaTheme="minorHAnsi" w:hAnsiTheme="minorHAnsi" w:cstheme="minorBidi"/>
        </w:rPr>
        <w:t xml:space="preserve"> try to adapt to the headwinds of COVID-19 </w:t>
      </w:r>
      <w:r w:rsidR="003E4A9C">
        <w:rPr>
          <w:rFonts w:asciiTheme="minorHAnsi" w:eastAsiaTheme="minorHAnsi" w:hAnsiTheme="minorHAnsi" w:cstheme="minorBidi"/>
        </w:rPr>
        <w:t>while mired in rigid legacy technologies</w:t>
      </w:r>
      <w:r>
        <w:rPr>
          <w:rFonts w:asciiTheme="minorHAnsi" w:eastAsiaTheme="minorHAnsi" w:hAnsiTheme="minorHAnsi" w:cstheme="minorBidi"/>
        </w:rPr>
        <w:t xml:space="preserve">, </w:t>
      </w:r>
      <w:r w:rsidR="003E4A9C">
        <w:rPr>
          <w:rFonts w:asciiTheme="minorHAnsi" w:eastAsiaTheme="minorHAnsi" w:hAnsiTheme="minorHAnsi" w:cstheme="minorBidi"/>
        </w:rPr>
        <w:t xml:space="preserve">whether it’s cloud migration, modernization of processes or investments in AI pilots, digital approaches </w:t>
      </w:r>
      <w:r>
        <w:rPr>
          <w:rFonts w:asciiTheme="minorHAnsi" w:eastAsiaTheme="minorHAnsi" w:hAnsiTheme="minorHAnsi" w:cstheme="minorBidi"/>
        </w:rPr>
        <w:t>offer a lifelin</w:t>
      </w:r>
      <w:r w:rsidR="003E4A9C">
        <w:rPr>
          <w:rFonts w:asciiTheme="minorHAnsi" w:eastAsiaTheme="minorHAnsi" w:hAnsiTheme="minorHAnsi" w:cstheme="minorBidi"/>
        </w:rPr>
        <w:t xml:space="preserve">e </w:t>
      </w:r>
      <w:r>
        <w:rPr>
          <w:rFonts w:asciiTheme="minorHAnsi" w:eastAsiaTheme="minorHAnsi" w:hAnsiTheme="minorHAnsi" w:cstheme="minorBidi"/>
        </w:rPr>
        <w:t>to support their workforce – and their business – through the transition</w:t>
      </w:r>
      <w:r w:rsidRPr="00AA52EA">
        <w:rPr>
          <w:rFonts w:asciiTheme="minorHAnsi" w:eastAsiaTheme="minorHAnsi" w:hAnsiTheme="minorHAnsi" w:cstheme="minorBidi"/>
        </w:rPr>
        <w:t xml:space="preserve">. </w:t>
      </w:r>
      <w:bookmarkStart w:id="78" w:name="OLE_LINK366"/>
      <w:bookmarkStart w:id="79" w:name="OLE_LINK367"/>
    </w:p>
    <w:bookmarkEnd w:id="76"/>
    <w:bookmarkEnd w:id="77"/>
    <w:bookmarkEnd w:id="78"/>
    <w:bookmarkEnd w:id="79"/>
    <w:p w14:paraId="33159B2B" w14:textId="77777777" w:rsidR="00AD665C" w:rsidRDefault="00AD665C" w:rsidP="00AD665C">
      <w:pPr>
        <w:rPr>
          <w:rFonts w:asciiTheme="minorHAnsi" w:eastAsiaTheme="minorHAnsi" w:hAnsiTheme="minorHAnsi" w:cstheme="minorBidi"/>
        </w:rPr>
      </w:pPr>
    </w:p>
    <w:p w14:paraId="5EEE86C1" w14:textId="31F935EB" w:rsidR="00AD665C" w:rsidRDefault="003E4A9C" w:rsidP="00AD665C">
      <w:pPr>
        <w:rPr>
          <w:rFonts w:asciiTheme="minorHAnsi" w:eastAsiaTheme="minorHAnsi" w:hAnsiTheme="minorHAnsi" w:cstheme="minorBidi"/>
        </w:rPr>
      </w:pPr>
      <w:r>
        <w:rPr>
          <w:rFonts w:asciiTheme="minorHAnsi" w:eastAsiaTheme="minorHAnsi" w:hAnsiTheme="minorHAnsi" w:cstheme="minorBidi"/>
        </w:rPr>
        <w:t>As these play out</w:t>
      </w:r>
      <w:r w:rsidR="00AD665C">
        <w:rPr>
          <w:rFonts w:asciiTheme="minorHAnsi" w:eastAsiaTheme="minorHAnsi" w:hAnsiTheme="minorHAnsi" w:cstheme="minorBidi"/>
        </w:rPr>
        <w:t xml:space="preserve">, how can the future of work help?  </w:t>
      </w:r>
    </w:p>
    <w:p w14:paraId="7FB4748C" w14:textId="77777777" w:rsidR="00AD665C" w:rsidRDefault="00AD665C" w:rsidP="00AD665C">
      <w:pPr>
        <w:rPr>
          <w:rFonts w:asciiTheme="minorHAnsi" w:eastAsiaTheme="minorHAnsi" w:hAnsiTheme="minorHAnsi" w:cstheme="minorBidi"/>
        </w:rPr>
      </w:pPr>
    </w:p>
    <w:p w14:paraId="1EAFE3CF" w14:textId="41D48AA9" w:rsidR="00F626C3" w:rsidRDefault="00AD665C" w:rsidP="00AD665C">
      <w:pPr>
        <w:rPr>
          <w:rFonts w:asciiTheme="minorHAnsi" w:eastAsiaTheme="minorHAnsi" w:hAnsiTheme="minorHAnsi" w:cstheme="minorBidi"/>
        </w:rPr>
      </w:pPr>
      <w:r w:rsidRPr="00790E8D">
        <w:rPr>
          <w:rFonts w:asciiTheme="minorHAnsi" w:eastAsiaTheme="minorHAnsi" w:hAnsiTheme="minorHAnsi" w:cstheme="minorBidi"/>
          <w:color w:val="000000" w:themeColor="text1"/>
        </w:rPr>
        <w:t>When it comes to using leading digital technologies, it seems the answer is “a lot</w:t>
      </w:r>
      <w:bookmarkStart w:id="80" w:name="OLE_LINK96"/>
      <w:r w:rsidR="003E4A9C" w:rsidRPr="00790E8D">
        <w:rPr>
          <w:rFonts w:asciiTheme="minorHAnsi" w:eastAsiaTheme="minorHAnsi" w:hAnsiTheme="minorHAnsi" w:cstheme="minorBidi"/>
          <w:color w:val="000000" w:themeColor="text1"/>
        </w:rPr>
        <w:t>.</w:t>
      </w:r>
      <w:bookmarkEnd w:id="80"/>
      <w:r w:rsidRPr="00790E8D">
        <w:rPr>
          <w:rFonts w:asciiTheme="minorHAnsi" w:eastAsiaTheme="minorHAnsi" w:hAnsiTheme="minorHAnsi" w:cstheme="minorBidi"/>
          <w:color w:val="000000" w:themeColor="text1"/>
        </w:rPr>
        <w:t xml:space="preserve">”  </w:t>
      </w:r>
      <w:r w:rsidR="00F626C3" w:rsidRPr="00790E8D">
        <w:rPr>
          <w:rFonts w:asciiTheme="minorHAnsi" w:eastAsiaTheme="minorHAnsi" w:hAnsiTheme="minorHAnsi" w:cstheme="minorBidi"/>
          <w:color w:val="000000" w:themeColor="text1"/>
        </w:rPr>
        <w:t>We identified a “</w:t>
      </w:r>
      <w:r w:rsidR="00790E8D" w:rsidRPr="00790E8D">
        <w:rPr>
          <w:rFonts w:asciiTheme="minorHAnsi" w:eastAsiaTheme="minorHAnsi" w:hAnsiTheme="minorHAnsi" w:cstheme="minorBidi"/>
          <w:color w:val="000000" w:themeColor="text1"/>
        </w:rPr>
        <w:t>responsible AI implementer</w:t>
      </w:r>
      <w:r w:rsidR="00F626C3" w:rsidRPr="00790E8D">
        <w:rPr>
          <w:rFonts w:asciiTheme="minorHAnsi" w:eastAsiaTheme="minorHAnsi" w:hAnsiTheme="minorHAnsi" w:cstheme="minorBidi"/>
          <w:color w:val="000000" w:themeColor="text1"/>
        </w:rPr>
        <w:t xml:space="preserve">” cut of respondents, representing 206 respondents, who </w:t>
      </w:r>
      <w:r w:rsidR="00790E8D" w:rsidRPr="00790E8D">
        <w:rPr>
          <w:rFonts w:asciiTheme="minorHAnsi" w:eastAsiaTheme="minorHAnsi" w:hAnsiTheme="minorHAnsi" w:cstheme="minorBidi"/>
          <w:color w:val="000000" w:themeColor="text1"/>
        </w:rPr>
        <w:t xml:space="preserve">believe that both artificial intelligence and issues around trust and ethics will have a strong impact on the world of work by 2023. </w:t>
      </w:r>
      <w:r w:rsidR="00F626C3" w:rsidRPr="00790E8D">
        <w:rPr>
          <w:rFonts w:asciiTheme="minorHAnsi" w:eastAsiaTheme="minorHAnsi" w:hAnsiTheme="minorHAnsi" w:cstheme="minorBidi"/>
          <w:color w:val="000000" w:themeColor="text1"/>
        </w:rPr>
        <w:t xml:space="preserve">(For the full methodology, see page X.) We found that these leaders are the most likely to treat their workforce better and see </w:t>
      </w:r>
      <w:r w:rsidR="00F626C3" w:rsidRPr="00F626C3">
        <w:rPr>
          <w:rFonts w:asciiTheme="minorHAnsi" w:eastAsiaTheme="minorHAnsi" w:hAnsiTheme="minorHAnsi" w:cstheme="minorBidi"/>
        </w:rPr>
        <w:t xml:space="preserve">employees not as a mere labor resource but for the value they bring to their organizations (see Figure </w:t>
      </w:r>
      <w:r w:rsidR="000E2B6F">
        <w:rPr>
          <w:rFonts w:asciiTheme="minorHAnsi" w:eastAsiaTheme="minorHAnsi" w:hAnsiTheme="minorHAnsi" w:cstheme="minorBidi"/>
        </w:rPr>
        <w:t>5</w:t>
      </w:r>
      <w:r w:rsidR="00F626C3" w:rsidRPr="00F626C3">
        <w:rPr>
          <w:rFonts w:asciiTheme="minorHAnsi" w:eastAsiaTheme="minorHAnsi" w:hAnsiTheme="minorHAnsi" w:cstheme="minorBidi"/>
        </w:rPr>
        <w:t>)</w:t>
      </w:r>
      <w:r w:rsidR="00F626C3">
        <w:rPr>
          <w:rFonts w:asciiTheme="minorHAnsi" w:eastAsiaTheme="minorHAnsi" w:hAnsiTheme="minorHAnsi" w:cstheme="minorBidi"/>
        </w:rPr>
        <w:t>.</w:t>
      </w:r>
      <w:r>
        <w:rPr>
          <w:rFonts w:asciiTheme="minorHAnsi" w:eastAsiaTheme="minorHAnsi" w:hAnsiTheme="minorHAnsi" w:cstheme="minorBidi"/>
        </w:rPr>
        <w:t xml:space="preserve"> </w:t>
      </w:r>
    </w:p>
    <w:p w14:paraId="46EEF2AF" w14:textId="77777777" w:rsidR="00F626C3" w:rsidRDefault="00F626C3" w:rsidP="00AD665C">
      <w:pPr>
        <w:rPr>
          <w:rFonts w:asciiTheme="minorHAnsi" w:eastAsiaTheme="minorHAnsi" w:hAnsiTheme="minorHAnsi" w:cstheme="minorBidi"/>
        </w:rPr>
      </w:pPr>
    </w:p>
    <w:p w14:paraId="48E82847" w14:textId="5CC32F00" w:rsidR="00AD665C" w:rsidRDefault="00AD665C" w:rsidP="00AD665C">
      <w:pPr>
        <w:rPr>
          <w:rFonts w:asciiTheme="minorHAnsi" w:eastAsiaTheme="minorHAnsi" w:hAnsiTheme="minorHAnsi" w:cstheme="minorBidi"/>
        </w:rPr>
      </w:pPr>
      <w:bookmarkStart w:id="81" w:name="OLE_LINK303"/>
      <w:bookmarkStart w:id="82" w:name="OLE_LINK304"/>
      <w:r>
        <w:rPr>
          <w:rFonts w:asciiTheme="minorHAnsi" w:eastAsiaTheme="minorHAnsi" w:hAnsiTheme="minorHAnsi" w:cstheme="minorBidi"/>
        </w:rPr>
        <w:t xml:space="preserve">Topping the list is a dramatic difference in these </w:t>
      </w:r>
      <w:r w:rsidR="003E4A9C" w:rsidRPr="003E4A9C">
        <w:rPr>
          <w:rFonts w:asciiTheme="minorHAnsi" w:eastAsiaTheme="minorHAnsi" w:hAnsiTheme="minorHAnsi" w:cstheme="minorBidi"/>
        </w:rPr>
        <w:t xml:space="preserve">companies’ intention </w:t>
      </w:r>
      <w:r>
        <w:rPr>
          <w:rFonts w:asciiTheme="minorHAnsi" w:eastAsiaTheme="minorHAnsi" w:hAnsiTheme="minorHAnsi" w:cstheme="minorBidi"/>
        </w:rPr>
        <w:t xml:space="preserve">to foster more flexible teams, and reduce the constraints of siloed, </w:t>
      </w:r>
      <w:r w:rsidR="00F626C3" w:rsidRPr="00F626C3">
        <w:rPr>
          <w:rFonts w:asciiTheme="minorHAnsi" w:eastAsiaTheme="minorHAnsi" w:hAnsiTheme="minorHAnsi" w:cstheme="minorBidi"/>
        </w:rPr>
        <w:t xml:space="preserve">functional departments (67% vs. 49%). The data also </w:t>
      </w:r>
      <w:r w:rsidR="00F626C3">
        <w:rPr>
          <w:rFonts w:asciiTheme="minorHAnsi" w:eastAsiaTheme="minorHAnsi" w:hAnsiTheme="minorHAnsi" w:cstheme="minorBidi"/>
        </w:rPr>
        <w:t>foretells</w:t>
      </w:r>
      <w:r w:rsidR="00F626C3" w:rsidRPr="00F626C3">
        <w:rPr>
          <w:rFonts w:asciiTheme="minorHAnsi" w:eastAsiaTheme="minorHAnsi" w:hAnsiTheme="minorHAnsi" w:cstheme="minorBidi"/>
        </w:rPr>
        <w:t xml:space="preserve"> a greater intent to pay essential workers more (66% vs. 57%), augment workforce </w:t>
      </w:r>
      <w:r w:rsidR="00F626C3" w:rsidRPr="00F626C3">
        <w:rPr>
          <w:rFonts w:asciiTheme="minorHAnsi" w:eastAsiaTheme="minorHAnsi" w:hAnsiTheme="minorHAnsi" w:cstheme="minorBidi"/>
        </w:rPr>
        <w:lastRenderedPageBreak/>
        <w:t>safety (65% vs. 59%), and provide greater social protections for freelance workers (57% vs. 47%)</w:t>
      </w:r>
      <w:r>
        <w:rPr>
          <w:rFonts w:asciiTheme="minorHAnsi" w:eastAsiaTheme="minorHAnsi" w:hAnsiTheme="minorHAnsi" w:cstheme="minorBidi"/>
        </w:rPr>
        <w:t xml:space="preserve">.  </w:t>
      </w:r>
    </w:p>
    <w:bookmarkEnd w:id="81"/>
    <w:bookmarkEnd w:id="82"/>
    <w:p w14:paraId="0D5E0ABB" w14:textId="77777777" w:rsidR="00AD665C" w:rsidRDefault="00AD665C" w:rsidP="00AD665C">
      <w:pPr>
        <w:rPr>
          <w:rFonts w:asciiTheme="minorHAnsi" w:eastAsiaTheme="minorHAnsi" w:hAnsiTheme="minorHAnsi" w:cstheme="minorBidi"/>
        </w:rPr>
      </w:pPr>
    </w:p>
    <w:p w14:paraId="50715BF2" w14:textId="40F99CCC" w:rsidR="00FE1861" w:rsidRPr="00F626C3" w:rsidRDefault="00F626C3" w:rsidP="00F626C3">
      <w:pPr>
        <w:rPr>
          <w:rFonts w:asciiTheme="minorHAnsi" w:eastAsiaTheme="minorHAnsi" w:hAnsiTheme="minorHAnsi" w:cstheme="minorBidi"/>
        </w:rPr>
      </w:pPr>
      <w:r w:rsidRPr="00F626C3">
        <w:rPr>
          <w:rFonts w:asciiTheme="minorHAnsi" w:eastAsiaTheme="minorHAnsi" w:hAnsiTheme="minorHAnsi" w:cstheme="minorBidi"/>
        </w:rPr>
        <w:t xml:space="preserve">Across all categories, those with good progress on AI implementation will take more action to support their workforce in response to the pandemic – and foster far more flexibility and resiliency in the medium term for their businesses by doing so. For these businesses, the future of the workforce is both the fair workforce and the safe workforce. </w:t>
      </w:r>
      <w:r w:rsidR="00FE1861" w:rsidRPr="009B37FD">
        <w:rPr>
          <w:rFonts w:asciiTheme="minorHAnsi" w:eastAsiaTheme="minorHAnsi" w:hAnsiTheme="minorHAnsi" w:cstheme="minorBidi"/>
        </w:rPr>
        <w:t>Indeed, even prior to the pandemic, CEOs from the world’s largest companies declared through their letter via the American Business Roundtable that the purpose of a corporation is not just to serve shareholders, but “to create value for all our stakeholders.”</w:t>
      </w:r>
    </w:p>
    <w:p w14:paraId="4B02A701" w14:textId="77777777" w:rsidR="00F626C3" w:rsidRPr="00F626C3" w:rsidRDefault="00F626C3" w:rsidP="00F626C3">
      <w:pPr>
        <w:rPr>
          <w:rFonts w:asciiTheme="minorHAnsi" w:eastAsiaTheme="minorHAnsi" w:hAnsiTheme="minorHAnsi" w:cstheme="minorBidi"/>
        </w:rPr>
      </w:pPr>
    </w:p>
    <w:p w14:paraId="2A3535A1" w14:textId="6B206381" w:rsidR="00AD665C" w:rsidRPr="00AE0E76" w:rsidRDefault="00F626C3" w:rsidP="00F626C3">
      <w:pPr>
        <w:rPr>
          <w:rFonts w:asciiTheme="minorHAnsi" w:eastAsiaTheme="minorHAnsi" w:hAnsiTheme="minorHAnsi" w:cstheme="minorBidi"/>
        </w:rPr>
      </w:pPr>
      <w:r w:rsidRPr="00F626C3">
        <w:rPr>
          <w:rFonts w:asciiTheme="minorHAnsi" w:eastAsiaTheme="minorHAnsi" w:hAnsiTheme="minorHAnsi" w:cstheme="minorBidi"/>
        </w:rPr>
        <w:t xml:space="preserve">Perhaps one of the silver linings of COVID-19 has been that it’s caused our concept of “essential workers” in America to change – fast. From frontline first responders, to medical staff, to grocery checkout clerks and stockers to teachers, these are the people who kept our families fed, healthy, informed and in relative safety and were absolutely essential to keeping our economies functioning. And getting them the right tools to maintain workplace safety </w:t>
      </w:r>
      <w:r>
        <w:rPr>
          <w:rFonts w:asciiTheme="minorHAnsi" w:eastAsiaTheme="minorHAnsi" w:hAnsiTheme="minorHAnsi" w:cstheme="minorBidi"/>
        </w:rPr>
        <w:t>will remain</w:t>
      </w:r>
      <w:r w:rsidRPr="00F626C3">
        <w:rPr>
          <w:rFonts w:asciiTheme="minorHAnsi" w:eastAsiaTheme="minorHAnsi" w:hAnsiTheme="minorHAnsi" w:cstheme="minorBidi"/>
        </w:rPr>
        <w:t xml:space="preserve"> mission-critical</w:t>
      </w:r>
      <w:r>
        <w:rPr>
          <w:rFonts w:asciiTheme="minorHAnsi" w:eastAsiaTheme="minorHAnsi" w:hAnsiTheme="minorHAnsi" w:cstheme="minorBidi"/>
        </w:rPr>
        <w:t>, long after the pandemic is gone</w:t>
      </w:r>
      <w:r w:rsidRPr="00F626C3">
        <w:rPr>
          <w:rFonts w:asciiTheme="minorHAnsi" w:eastAsiaTheme="minorHAnsi" w:hAnsiTheme="minorHAnsi" w:cstheme="minorBidi"/>
        </w:rPr>
        <w:t>.</w:t>
      </w:r>
      <w:bookmarkStart w:id="83" w:name="OLE_LINK93"/>
      <w:bookmarkStart w:id="84" w:name="OLE_LINK94"/>
    </w:p>
    <w:bookmarkEnd w:id="83"/>
    <w:bookmarkEnd w:id="84"/>
    <w:p w14:paraId="56572AEB" w14:textId="77777777" w:rsidR="00AD665C" w:rsidRDefault="00AD665C" w:rsidP="00AD665C">
      <w:pPr>
        <w:rPr>
          <w:rFonts w:asciiTheme="minorHAnsi" w:eastAsiaTheme="minorHAnsi" w:hAnsiTheme="minorHAnsi" w:cstheme="minorBidi"/>
        </w:rPr>
      </w:pPr>
    </w:p>
    <w:p w14:paraId="69165382" w14:textId="34082F97" w:rsidR="00AD665C" w:rsidRPr="00F626C3" w:rsidRDefault="004D7235" w:rsidP="00AD665C">
      <w:pPr>
        <w:rPr>
          <w:rFonts w:asciiTheme="minorHAnsi" w:eastAsiaTheme="minorHAnsi" w:hAnsiTheme="minorHAnsi" w:cstheme="minorBidi"/>
          <w:b/>
          <w:bCs/>
        </w:rPr>
      </w:pPr>
      <w:r w:rsidRPr="00F626C3">
        <w:rPr>
          <w:rFonts w:asciiTheme="minorHAnsi" w:eastAsiaTheme="minorHAnsi" w:hAnsiTheme="minorHAnsi" w:cstheme="minorBidi"/>
          <w:b/>
          <w:bCs/>
        </w:rPr>
        <w:t xml:space="preserve">Figure </w:t>
      </w:r>
      <w:r w:rsidR="000E2B6F">
        <w:rPr>
          <w:rFonts w:asciiTheme="minorHAnsi" w:eastAsiaTheme="minorHAnsi" w:hAnsiTheme="minorHAnsi" w:cstheme="minorBidi"/>
          <w:b/>
          <w:bCs/>
        </w:rPr>
        <w:t>5</w:t>
      </w:r>
    </w:p>
    <w:p w14:paraId="59F28AB5" w14:textId="77777777" w:rsidR="00F626C3" w:rsidRPr="00F626C3" w:rsidRDefault="00F626C3" w:rsidP="00F626C3">
      <w:pPr>
        <w:rPr>
          <w:rFonts w:asciiTheme="minorHAnsi" w:eastAsiaTheme="minorHAnsi" w:hAnsiTheme="minorHAnsi" w:cstheme="minorBidi"/>
          <w:b/>
          <w:bCs/>
        </w:rPr>
      </w:pPr>
      <w:r w:rsidRPr="00F626C3">
        <w:rPr>
          <w:rFonts w:asciiTheme="minorHAnsi" w:eastAsiaTheme="minorHAnsi" w:hAnsiTheme="minorHAnsi" w:cstheme="minorBidi"/>
          <w:b/>
          <w:bCs/>
        </w:rPr>
        <w:t>Ethical AI implementers consistently outscore on workplace and workforce strategy</w:t>
      </w:r>
    </w:p>
    <w:p w14:paraId="48C020FD" w14:textId="77777777" w:rsidR="00F626C3" w:rsidRPr="00F626C3" w:rsidRDefault="00F626C3" w:rsidP="00F626C3">
      <w:pPr>
        <w:rPr>
          <w:rFonts w:asciiTheme="minorHAnsi" w:eastAsiaTheme="minorHAnsi" w:hAnsiTheme="minorHAnsi" w:cstheme="minorBidi"/>
        </w:rPr>
      </w:pPr>
    </w:p>
    <w:p w14:paraId="05221BD2" w14:textId="0DBE5E95" w:rsidR="00F626C3" w:rsidRPr="00F626C3" w:rsidRDefault="00F626C3" w:rsidP="00F626C3">
      <w:pPr>
        <w:rPr>
          <w:rFonts w:asciiTheme="minorHAnsi" w:eastAsiaTheme="minorHAnsi" w:hAnsiTheme="minorHAnsi" w:cstheme="minorBidi"/>
          <w:i/>
          <w:iCs/>
        </w:rPr>
      </w:pPr>
      <w:r w:rsidRPr="00F626C3">
        <w:rPr>
          <w:rFonts w:asciiTheme="minorHAnsi" w:eastAsiaTheme="minorHAnsi" w:hAnsiTheme="minorHAnsi" w:cstheme="minorBidi"/>
          <w:i/>
          <w:iCs/>
        </w:rPr>
        <w:t>Respondents were asked whether they agree with the following statements about the likely impact of the pandemic on the business and workforce. (Percent of respondents who said they agree or strongly agree)</w:t>
      </w:r>
    </w:p>
    <w:p w14:paraId="134C5543" w14:textId="77777777" w:rsidR="00AD665C" w:rsidRDefault="00AD665C" w:rsidP="00AD665C">
      <w:r w:rsidRPr="00AA52EA">
        <w:rPr>
          <w:noProof/>
        </w:rPr>
        <w:drawing>
          <wp:inline distT="0" distB="0" distL="0" distR="0" wp14:anchorId="4200E902" wp14:editId="37F7C892">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D110D8C" w14:textId="77777777" w:rsidR="00F626C3" w:rsidRPr="0021308A" w:rsidRDefault="00F626C3" w:rsidP="00F626C3">
      <w:pPr>
        <w:rPr>
          <w:rFonts w:asciiTheme="minorHAnsi" w:hAnsiTheme="minorHAnsi"/>
        </w:rPr>
      </w:pPr>
      <w:bookmarkStart w:id="85" w:name="OLE_LINK429"/>
      <w:bookmarkStart w:id="86" w:name="OLE_LINK430"/>
      <w:r w:rsidRPr="0021308A">
        <w:rPr>
          <w:rFonts w:asciiTheme="minorHAnsi" w:hAnsiTheme="minorHAnsi"/>
        </w:rPr>
        <w:t xml:space="preserve">Response base: </w:t>
      </w:r>
      <w:r>
        <w:rPr>
          <w:rFonts w:asciiTheme="minorHAnsi" w:hAnsiTheme="minorHAnsi"/>
        </w:rPr>
        <w:t>206 of 1,400 total respondents</w:t>
      </w:r>
    </w:p>
    <w:p w14:paraId="62416C94" w14:textId="2221BF8D" w:rsidR="00F626C3" w:rsidRPr="0021308A" w:rsidRDefault="00F626C3" w:rsidP="00F626C3">
      <w:pPr>
        <w:rPr>
          <w:ins w:id="87" w:author="Mary Brandel" w:date="2020-10-26T14:33:00Z"/>
          <w:rFonts w:asciiTheme="minorHAnsi" w:hAnsiTheme="minorHAnsi"/>
        </w:rPr>
      </w:pPr>
      <w:r w:rsidRPr="0021308A">
        <w:rPr>
          <w:rFonts w:asciiTheme="minorHAnsi" w:hAnsiTheme="minorHAnsi"/>
        </w:rPr>
        <w:t>Source: Cognizant</w:t>
      </w:r>
      <w:r>
        <w:rPr>
          <w:rFonts w:asciiTheme="minorHAnsi" w:hAnsiTheme="minorHAnsi"/>
        </w:rPr>
        <w:t xml:space="preserve"> Center for the Future of Work</w:t>
      </w:r>
    </w:p>
    <w:bookmarkEnd w:id="85"/>
    <w:bookmarkEnd w:id="86"/>
    <w:p w14:paraId="726FB1B2" w14:textId="77777777" w:rsidR="00AD665C" w:rsidRDefault="00AD665C" w:rsidP="00AD665C"/>
    <w:p w14:paraId="52125846" w14:textId="77777777" w:rsidR="00AD665C" w:rsidRDefault="00AD665C" w:rsidP="00AD665C">
      <w:pPr>
        <w:pStyle w:val="Heading1"/>
        <w:rPr>
          <w:lang w:val="en-GB"/>
        </w:rPr>
      </w:pPr>
      <w:bookmarkStart w:id="88" w:name="OLE_LINK101"/>
      <w:bookmarkStart w:id="89" w:name="OLE_LINK102"/>
      <w:r>
        <w:rPr>
          <w:lang w:val="en-GB"/>
        </w:rPr>
        <w:t>The Changing Nature of Work</w:t>
      </w:r>
    </w:p>
    <w:p w14:paraId="24D167EC" w14:textId="77777777" w:rsidR="00AD665C" w:rsidRDefault="00AD665C" w:rsidP="00AD665C">
      <w:pPr>
        <w:rPr>
          <w:rFonts w:asciiTheme="minorHAnsi" w:eastAsiaTheme="minorHAnsi" w:hAnsiTheme="minorHAnsi" w:cstheme="minorBidi"/>
        </w:rPr>
      </w:pPr>
    </w:p>
    <w:p w14:paraId="57E7ADF9" w14:textId="62F930BC" w:rsidR="002627F4" w:rsidRDefault="002627F4" w:rsidP="002627F4">
      <w:pPr>
        <w:rPr>
          <w:rFonts w:asciiTheme="minorHAnsi" w:eastAsiaTheme="minorHAnsi" w:hAnsiTheme="minorHAnsi" w:cstheme="minorBidi"/>
        </w:rPr>
      </w:pPr>
      <w:r>
        <w:rPr>
          <w:rFonts w:asciiTheme="minorHAnsi" w:eastAsiaTheme="minorHAnsi" w:hAnsiTheme="minorHAnsi" w:cstheme="minorBidi"/>
        </w:rPr>
        <w:t xml:space="preserve">When asked the </w:t>
      </w:r>
      <w:r w:rsidRPr="00F83DCD">
        <w:rPr>
          <w:rFonts w:asciiTheme="minorHAnsi" w:eastAsiaTheme="minorHAnsi" w:hAnsiTheme="minorHAnsi" w:cstheme="minorBidi"/>
        </w:rPr>
        <w:t xml:space="preserve">extent </w:t>
      </w:r>
      <w:r>
        <w:rPr>
          <w:rFonts w:asciiTheme="minorHAnsi" w:eastAsiaTheme="minorHAnsi" w:hAnsiTheme="minorHAnsi" w:cstheme="minorBidi"/>
        </w:rPr>
        <w:t>to which they</w:t>
      </w:r>
      <w:r w:rsidRPr="00F83DCD">
        <w:rPr>
          <w:rFonts w:asciiTheme="minorHAnsi" w:eastAsiaTheme="minorHAnsi" w:hAnsiTheme="minorHAnsi" w:cstheme="minorBidi"/>
        </w:rPr>
        <w:t xml:space="preserve"> </w:t>
      </w:r>
      <w:r>
        <w:rPr>
          <w:rFonts w:asciiTheme="minorHAnsi" w:eastAsiaTheme="minorHAnsi" w:hAnsiTheme="minorHAnsi" w:cstheme="minorBidi"/>
        </w:rPr>
        <w:t>thought</w:t>
      </w:r>
      <w:r w:rsidRPr="00F83DCD">
        <w:rPr>
          <w:rFonts w:asciiTheme="minorHAnsi" w:eastAsiaTheme="minorHAnsi" w:hAnsiTheme="minorHAnsi" w:cstheme="minorBidi"/>
        </w:rPr>
        <w:t xml:space="preserve"> with </w:t>
      </w:r>
      <w:r>
        <w:rPr>
          <w:rFonts w:asciiTheme="minorHAnsi" w:eastAsiaTheme="minorHAnsi" w:hAnsiTheme="minorHAnsi" w:cstheme="minorBidi"/>
        </w:rPr>
        <w:t xml:space="preserve">how </w:t>
      </w:r>
      <w:r w:rsidRPr="00934E0B">
        <w:rPr>
          <w:rFonts w:asciiTheme="minorHAnsi" w:eastAsiaTheme="minorHAnsi" w:hAnsiTheme="minorHAnsi" w:cstheme="minorBidi"/>
        </w:rPr>
        <w:t xml:space="preserve">work would be transformed over the next three years, </w:t>
      </w:r>
      <w:bookmarkStart w:id="90" w:name="OLE_LINK375"/>
      <w:bookmarkStart w:id="91" w:name="OLE_LINK376"/>
      <w:r w:rsidRPr="00934E0B">
        <w:rPr>
          <w:rFonts w:asciiTheme="minorHAnsi" w:eastAsiaTheme="minorHAnsi" w:hAnsiTheme="minorHAnsi" w:cstheme="minorBidi"/>
        </w:rPr>
        <w:t xml:space="preserve">the top response was </w:t>
      </w:r>
      <w:r w:rsidRPr="00826129">
        <w:rPr>
          <w:rFonts w:asciiTheme="minorHAnsi" w:eastAsiaTheme="minorHAnsi" w:hAnsiTheme="minorHAnsi" w:cstheme="minorBidi"/>
        </w:rPr>
        <w:t>that “</w:t>
      </w:r>
      <w:r w:rsidRPr="00F83DCD">
        <w:rPr>
          <w:rFonts w:asciiTheme="minorHAnsi" w:eastAsiaTheme="minorHAnsi" w:hAnsiTheme="minorHAnsi" w:cstheme="minorBidi"/>
          <w:lang w:val="en-GB"/>
        </w:rPr>
        <w:t>Jobs will become more specialized</w:t>
      </w:r>
      <w:r w:rsidRPr="00826129">
        <w:rPr>
          <w:rFonts w:asciiTheme="minorHAnsi" w:eastAsiaTheme="minorHAnsi" w:hAnsiTheme="minorHAnsi" w:cstheme="minorBidi"/>
        </w:rPr>
        <w:t>”</w:t>
      </w:r>
      <w:r>
        <w:rPr>
          <w:rFonts w:asciiTheme="minorHAnsi" w:eastAsiaTheme="minorHAnsi" w:hAnsiTheme="minorHAnsi" w:cstheme="minorBidi"/>
        </w:rPr>
        <w:t xml:space="preserve"> </w:t>
      </w:r>
      <w:r w:rsidRPr="00826129">
        <w:rPr>
          <w:rFonts w:asciiTheme="minorHAnsi" w:eastAsiaTheme="minorHAnsi" w:hAnsiTheme="minorHAnsi" w:cstheme="minorBidi"/>
        </w:rPr>
        <w:t>because of digital transformation</w:t>
      </w:r>
      <w:r>
        <w:rPr>
          <w:rFonts w:asciiTheme="minorHAnsi" w:eastAsiaTheme="minorHAnsi" w:hAnsiTheme="minorHAnsi" w:cstheme="minorBidi"/>
        </w:rPr>
        <w:t xml:space="preserve"> (See Figure </w:t>
      </w:r>
      <w:r w:rsidR="000E2B6F">
        <w:rPr>
          <w:rFonts w:asciiTheme="minorHAnsi" w:eastAsiaTheme="minorHAnsi" w:hAnsiTheme="minorHAnsi" w:cstheme="minorBidi"/>
        </w:rPr>
        <w:t>6</w:t>
      </w:r>
      <w:r>
        <w:rPr>
          <w:rFonts w:asciiTheme="minorHAnsi" w:eastAsiaTheme="minorHAnsi" w:hAnsiTheme="minorHAnsi" w:cstheme="minorBidi"/>
        </w:rPr>
        <w:t>)</w:t>
      </w:r>
      <w:r w:rsidRPr="00826129">
        <w:rPr>
          <w:rFonts w:asciiTheme="minorHAnsi" w:eastAsiaTheme="minorHAnsi" w:hAnsiTheme="minorHAnsi" w:cstheme="minorBidi"/>
        </w:rPr>
        <w:t>.</w:t>
      </w:r>
      <w:r>
        <w:rPr>
          <w:rFonts w:asciiTheme="minorHAnsi" w:eastAsiaTheme="minorHAnsi" w:hAnsiTheme="minorHAnsi" w:cstheme="minorBidi"/>
        </w:rPr>
        <w:t xml:space="preserve">  </w:t>
      </w:r>
      <w:bookmarkStart w:id="92" w:name="OLE_LINK271"/>
      <w:bookmarkStart w:id="93" w:name="OLE_LINK272"/>
    </w:p>
    <w:p w14:paraId="13E20D1E" w14:textId="77777777" w:rsidR="002627F4" w:rsidRDefault="002627F4" w:rsidP="002627F4">
      <w:pPr>
        <w:rPr>
          <w:rFonts w:asciiTheme="minorHAnsi" w:eastAsiaTheme="minorHAnsi" w:hAnsiTheme="minorHAnsi" w:cstheme="minorBidi"/>
        </w:rPr>
      </w:pPr>
    </w:p>
    <w:p w14:paraId="142A5BF2" w14:textId="6E0A155A" w:rsidR="002627F4" w:rsidRDefault="002627F4" w:rsidP="002627F4">
      <w:pPr>
        <w:rPr>
          <w:rFonts w:asciiTheme="minorHAnsi" w:eastAsiaTheme="minorHAnsi" w:hAnsiTheme="minorHAnsi" w:cstheme="minorBidi"/>
        </w:rPr>
      </w:pPr>
      <w:r w:rsidRPr="00934E0B">
        <w:rPr>
          <w:rFonts w:asciiTheme="minorHAnsi" w:eastAsiaTheme="minorHAnsi" w:hAnsiTheme="minorHAnsi" w:cstheme="minorBidi"/>
        </w:rPr>
        <w:t xml:space="preserve">Digital technologies can remove a lot of </w:t>
      </w:r>
      <w:r>
        <w:rPr>
          <w:rFonts w:asciiTheme="minorHAnsi" w:eastAsiaTheme="minorHAnsi" w:hAnsiTheme="minorHAnsi" w:cstheme="minorBidi"/>
        </w:rPr>
        <w:t>rote</w:t>
      </w:r>
      <w:r w:rsidRPr="00934E0B">
        <w:rPr>
          <w:rFonts w:asciiTheme="minorHAnsi" w:eastAsiaTheme="minorHAnsi" w:hAnsiTheme="minorHAnsi" w:cstheme="minorBidi"/>
        </w:rPr>
        <w:t xml:space="preserve"> drudgery, and our respondents would seem to agree. Other leading workforce trends are similar to 2016, although “working faster” leaps from 10th place to third. </w:t>
      </w:r>
      <w:bookmarkEnd w:id="90"/>
      <w:bookmarkEnd w:id="91"/>
      <w:r w:rsidRPr="00934E0B">
        <w:rPr>
          <w:rFonts w:asciiTheme="minorHAnsi" w:eastAsiaTheme="minorHAnsi" w:hAnsiTheme="minorHAnsi" w:cstheme="minorBidi"/>
        </w:rPr>
        <w:t>Whether it’s collaborating more with others, working faster (there’s that American work ethic again!), or helping make jobs more strategic, it really doesn’t seem like respondents see a lot of job-killing robot terminators in sight.</w:t>
      </w:r>
    </w:p>
    <w:bookmarkEnd w:id="92"/>
    <w:bookmarkEnd w:id="93"/>
    <w:p w14:paraId="1A1659F7" w14:textId="77777777" w:rsidR="00157D8F" w:rsidRPr="00874CDF" w:rsidRDefault="00157D8F" w:rsidP="00157D8F">
      <w:pPr>
        <w:rPr>
          <w:rFonts w:ascii="Helvetica" w:hAnsi="Helvetica"/>
          <w:color w:val="FF0000"/>
          <w:spacing w:val="-7"/>
        </w:rPr>
      </w:pPr>
    </w:p>
    <w:p w14:paraId="42550DA1" w14:textId="60FC592E" w:rsidR="00B75133" w:rsidRDefault="00871589" w:rsidP="00B75133">
      <w:pPr>
        <w:rPr>
          <w:rFonts w:asciiTheme="minorHAnsi" w:eastAsiaTheme="minorHAnsi" w:hAnsiTheme="minorHAnsi" w:cstheme="minorBidi"/>
        </w:rPr>
      </w:pPr>
      <w:r w:rsidRPr="00871589">
        <w:rPr>
          <w:rFonts w:asciiTheme="minorHAnsi" w:eastAsiaTheme="minorHAnsi" w:hAnsiTheme="minorHAnsi" w:cstheme="minorBidi"/>
        </w:rPr>
        <w:t xml:space="preserve">Every job that anybody does today can be broken down into constituent tasks – many of which might benefit from automation. </w:t>
      </w:r>
      <w:bookmarkStart w:id="94" w:name="OLE_LINK268"/>
      <w:bookmarkStart w:id="95" w:name="OLE_LINK269"/>
      <w:r w:rsidR="00B75133" w:rsidRPr="00934E0B">
        <w:rPr>
          <w:rFonts w:asciiTheme="minorHAnsi" w:eastAsiaTheme="minorHAnsi" w:hAnsiTheme="minorHAnsi" w:cstheme="minorBidi"/>
        </w:rPr>
        <w:t>Take a look at just about any job description: From mortgage processor, to claims manager, to actor, to teacher, to nurse, to CEO, each job we do is an accumulation of tasks (far too many of which are rote and repetitive) that sum up to “the job.”</w:t>
      </w:r>
      <w:r w:rsidR="00B75133" w:rsidRPr="00826129">
        <w:rPr>
          <w:rFonts w:asciiTheme="minorHAnsi" w:eastAsiaTheme="minorHAnsi" w:hAnsiTheme="minorHAnsi" w:cstheme="minorBidi"/>
        </w:rPr>
        <w:t xml:space="preserve"> </w:t>
      </w:r>
      <w:r w:rsidR="00B75133">
        <w:rPr>
          <w:rFonts w:asciiTheme="minorHAnsi" w:eastAsiaTheme="minorHAnsi" w:hAnsiTheme="minorHAnsi" w:cstheme="minorBidi"/>
        </w:rPr>
        <w:t xml:space="preserve">  </w:t>
      </w:r>
      <w:bookmarkStart w:id="96" w:name="OLE_LINK270"/>
    </w:p>
    <w:bookmarkEnd w:id="96"/>
    <w:p w14:paraId="67A8A50F" w14:textId="7B26BD31" w:rsidR="00B75133" w:rsidRDefault="00B75133" w:rsidP="00B75133">
      <w:pPr>
        <w:rPr>
          <w:rFonts w:asciiTheme="minorHAnsi" w:eastAsiaTheme="minorHAnsi" w:hAnsiTheme="minorHAnsi" w:cstheme="minorBidi"/>
        </w:rPr>
      </w:pPr>
    </w:p>
    <w:bookmarkEnd w:id="94"/>
    <w:bookmarkEnd w:id="95"/>
    <w:p w14:paraId="5BC32A5C" w14:textId="45445CF0" w:rsidR="00157D8F" w:rsidRDefault="00871589" w:rsidP="00157D8F">
      <w:pPr>
        <w:rPr>
          <w:rFonts w:asciiTheme="minorHAnsi" w:eastAsiaTheme="minorHAnsi" w:hAnsiTheme="minorHAnsi" w:cstheme="minorBidi"/>
        </w:rPr>
      </w:pPr>
      <w:r w:rsidRPr="00871589">
        <w:rPr>
          <w:rFonts w:asciiTheme="minorHAnsi" w:eastAsiaTheme="minorHAnsi" w:hAnsiTheme="minorHAnsi" w:cstheme="minorBidi"/>
        </w:rPr>
        <w:t>Just as the invention of the loom didn’t get rid of weavers, it increased demand for textiles (new sets of clothes, drapes, upholstery, etc.). Tasks were automated, making the weaver’s lives (and presumably their work) less intense, dull, dirty, dangerous, repetitive, etc</w:t>
      </w:r>
      <w:r w:rsidR="00874CDF" w:rsidRPr="00157D8F">
        <w:rPr>
          <w:rFonts w:asciiTheme="minorHAnsi" w:eastAsiaTheme="minorHAnsi" w:hAnsiTheme="minorHAnsi" w:cstheme="minorBidi"/>
        </w:rPr>
        <w:t>.</w:t>
      </w:r>
      <w:r w:rsidR="00157D8F">
        <w:rPr>
          <w:rFonts w:asciiTheme="minorHAnsi" w:eastAsiaTheme="minorHAnsi" w:hAnsiTheme="minorHAnsi" w:cstheme="minorBidi"/>
        </w:rPr>
        <w:t xml:space="preserve">  </w:t>
      </w:r>
      <w:bookmarkStart w:id="97" w:name="OLE_LINK143"/>
    </w:p>
    <w:p w14:paraId="6AAE30BC" w14:textId="6077F9E5" w:rsidR="002627F4" w:rsidRDefault="002627F4" w:rsidP="00157D8F">
      <w:pPr>
        <w:rPr>
          <w:rFonts w:asciiTheme="minorHAnsi" w:eastAsiaTheme="minorHAnsi" w:hAnsiTheme="minorHAnsi" w:cstheme="minorBidi"/>
        </w:rPr>
      </w:pPr>
    </w:p>
    <w:p w14:paraId="75BABBD3" w14:textId="36F15992" w:rsidR="002627F4" w:rsidRDefault="002627F4" w:rsidP="00157D8F">
      <w:pPr>
        <w:rPr>
          <w:rFonts w:asciiTheme="minorHAnsi" w:eastAsiaTheme="minorHAnsi" w:hAnsiTheme="minorHAnsi" w:cstheme="minorBidi"/>
        </w:rPr>
      </w:pPr>
      <w:r>
        <w:rPr>
          <w:rFonts w:asciiTheme="minorHAnsi" w:eastAsiaTheme="minorHAnsi" w:hAnsiTheme="minorHAnsi" w:cstheme="minorBidi"/>
        </w:rPr>
        <w:t xml:space="preserve">How digital technologies impact North American workers at their individual job level will largely rest on </w:t>
      </w:r>
      <w:r w:rsidRPr="00934E0B">
        <w:rPr>
          <w:rFonts w:asciiTheme="minorHAnsi" w:eastAsiaTheme="minorHAnsi" w:hAnsiTheme="minorHAnsi" w:cstheme="minorBidi"/>
        </w:rPr>
        <w:t>the impact of these technologies on tasks</w:t>
      </w:r>
      <w:bookmarkStart w:id="98" w:name="OLE_LINK120"/>
      <w:bookmarkStart w:id="99" w:name="OLE_LINK121"/>
      <w:bookmarkStart w:id="100" w:name="OLE_LINK128"/>
      <w:bookmarkStart w:id="101" w:name="OLE_LINK129"/>
      <w:r>
        <w:rPr>
          <w:rFonts w:asciiTheme="minorHAnsi" w:eastAsiaTheme="minorHAnsi" w:hAnsiTheme="minorHAnsi" w:cstheme="minorBidi"/>
        </w:rPr>
        <w:t xml:space="preserve"> or sets of work processes.  </w:t>
      </w:r>
      <w:bookmarkEnd w:id="98"/>
      <w:bookmarkEnd w:id="99"/>
      <w:bookmarkEnd w:id="100"/>
      <w:bookmarkEnd w:id="101"/>
    </w:p>
    <w:p w14:paraId="6AD88A9E" w14:textId="77777777" w:rsidR="00B75133" w:rsidRDefault="00B75133" w:rsidP="00157D8F">
      <w:pPr>
        <w:rPr>
          <w:rFonts w:asciiTheme="minorHAnsi" w:eastAsiaTheme="minorHAnsi" w:hAnsiTheme="minorHAnsi" w:cstheme="minorBidi"/>
        </w:rPr>
      </w:pPr>
    </w:p>
    <w:bookmarkEnd w:id="97"/>
    <w:p w14:paraId="622318AA" w14:textId="5B6CD76B" w:rsidR="00874CDF" w:rsidRDefault="00874CDF" w:rsidP="00157D8F">
      <w:pPr>
        <w:rPr>
          <w:rFonts w:asciiTheme="minorHAnsi" w:eastAsiaTheme="minorHAnsi" w:hAnsiTheme="minorHAnsi" w:cstheme="minorBidi"/>
        </w:rPr>
      </w:pPr>
    </w:p>
    <w:p w14:paraId="7990FF35" w14:textId="7031E9CC" w:rsidR="004D7235" w:rsidRDefault="004D7235" w:rsidP="00157D8F">
      <w:pPr>
        <w:rPr>
          <w:rFonts w:asciiTheme="minorHAnsi" w:eastAsiaTheme="minorHAnsi" w:hAnsiTheme="minorHAnsi" w:cstheme="minorBidi"/>
          <w:b/>
          <w:bCs/>
        </w:rPr>
      </w:pPr>
      <w:r w:rsidRPr="00871589">
        <w:rPr>
          <w:rFonts w:asciiTheme="minorHAnsi" w:eastAsiaTheme="minorHAnsi" w:hAnsiTheme="minorHAnsi" w:cstheme="minorBidi"/>
          <w:b/>
          <w:bCs/>
        </w:rPr>
        <w:t xml:space="preserve">Figure </w:t>
      </w:r>
      <w:r w:rsidR="000E2B6F">
        <w:rPr>
          <w:rFonts w:asciiTheme="minorHAnsi" w:eastAsiaTheme="minorHAnsi" w:hAnsiTheme="minorHAnsi" w:cstheme="minorBidi"/>
          <w:b/>
          <w:bCs/>
        </w:rPr>
        <w:t>6</w:t>
      </w:r>
    </w:p>
    <w:p w14:paraId="45E3337E" w14:textId="38078D75" w:rsidR="000E2B6F" w:rsidRPr="00871589" w:rsidRDefault="000E2B6F" w:rsidP="00157D8F">
      <w:pPr>
        <w:rPr>
          <w:rFonts w:asciiTheme="minorHAnsi" w:eastAsiaTheme="minorHAnsi" w:hAnsiTheme="minorHAnsi" w:cstheme="minorBidi"/>
          <w:b/>
          <w:bCs/>
        </w:rPr>
      </w:pPr>
      <w:r>
        <w:rPr>
          <w:rFonts w:asciiTheme="minorHAnsi" w:eastAsiaTheme="minorHAnsi" w:hAnsiTheme="minorHAnsi" w:cstheme="minorBidi"/>
          <w:b/>
          <w:bCs/>
        </w:rPr>
        <w:t>Predictions about the changing nature of work are on track</w:t>
      </w:r>
    </w:p>
    <w:p w14:paraId="108C9131" w14:textId="72EF3BC0" w:rsidR="00AD665C" w:rsidRDefault="00AD665C" w:rsidP="00AD665C">
      <w:pPr>
        <w:ind w:firstLine="720"/>
      </w:pPr>
      <w:r w:rsidRPr="00DF686C">
        <w:rPr>
          <w:noProof/>
        </w:rPr>
        <w:lastRenderedPageBreak/>
        <w:drawing>
          <wp:inline distT="0" distB="0" distL="0" distR="0" wp14:anchorId="7BAAD113" wp14:editId="6323C2A8">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bookmarkStart w:id="102" w:name="OLE_LINK457"/>
      <w:bookmarkStart w:id="103" w:name="OLE_LINK458"/>
    </w:p>
    <w:p w14:paraId="7AE5D74A" w14:textId="77777777" w:rsidR="000E2B6F" w:rsidRPr="000E2B6F" w:rsidRDefault="000E2B6F" w:rsidP="000E2B6F">
      <w:pPr>
        <w:rPr>
          <w:rFonts w:asciiTheme="minorHAnsi" w:hAnsiTheme="minorHAnsi"/>
          <w:i/>
          <w:iCs/>
        </w:rPr>
      </w:pPr>
      <w:bookmarkStart w:id="104" w:name="OLE_LINK425"/>
      <w:bookmarkStart w:id="105" w:name="OLE_LINK426"/>
      <w:bookmarkEnd w:id="18"/>
      <w:bookmarkEnd w:id="19"/>
      <w:bookmarkEnd w:id="88"/>
      <w:bookmarkEnd w:id="89"/>
      <w:bookmarkEnd w:id="102"/>
      <w:bookmarkEnd w:id="103"/>
      <w:r w:rsidRPr="000E2B6F">
        <w:rPr>
          <w:rFonts w:asciiTheme="minorHAnsi" w:hAnsiTheme="minorHAnsi"/>
          <w:i/>
          <w:iCs/>
        </w:rPr>
        <w:t>Response base: 1,400 respondents</w:t>
      </w:r>
    </w:p>
    <w:p w14:paraId="5E8123FF" w14:textId="77777777" w:rsidR="000E2B6F" w:rsidRPr="000E2B6F" w:rsidRDefault="000E2B6F" w:rsidP="000E2B6F">
      <w:pPr>
        <w:rPr>
          <w:ins w:id="106" w:author="Mary Brandel" w:date="2020-10-26T14:33:00Z"/>
          <w:rFonts w:asciiTheme="minorHAnsi" w:hAnsiTheme="minorHAnsi"/>
          <w:i/>
          <w:iCs/>
        </w:rPr>
      </w:pPr>
      <w:r w:rsidRPr="000E2B6F">
        <w:rPr>
          <w:rFonts w:asciiTheme="minorHAnsi" w:hAnsiTheme="minorHAnsi"/>
          <w:i/>
          <w:iCs/>
        </w:rPr>
        <w:t>Source: Cognizant Center for the Future of Work</w:t>
      </w:r>
    </w:p>
    <w:p w14:paraId="3BF63A93" w14:textId="77777777" w:rsidR="000E2B6F" w:rsidRDefault="000E2B6F" w:rsidP="00C13D36">
      <w:pPr>
        <w:pStyle w:val="Heading1"/>
      </w:pPr>
    </w:p>
    <w:p w14:paraId="44B1EDD5" w14:textId="1B4EE00E" w:rsidR="00C13D36" w:rsidRPr="008E1367" w:rsidRDefault="00C13D36" w:rsidP="00C13D36">
      <w:pPr>
        <w:pStyle w:val="Heading1"/>
        <w:rPr>
          <w:sz w:val="24"/>
          <w:szCs w:val="24"/>
        </w:rPr>
      </w:pPr>
      <w:r>
        <w:t>OUTRO</w:t>
      </w:r>
    </w:p>
    <w:p w14:paraId="346BF824" w14:textId="0EB91323" w:rsidR="00625911" w:rsidRPr="008E1367" w:rsidRDefault="00625911" w:rsidP="00625911">
      <w:pPr>
        <w:rPr>
          <w:rFonts w:asciiTheme="minorHAnsi" w:hAnsiTheme="minorHAnsi"/>
        </w:rPr>
      </w:pPr>
      <w:bookmarkStart w:id="107" w:name="OLE_LINK212"/>
      <w:bookmarkStart w:id="108" w:name="OLE_LINK449"/>
      <w:bookmarkStart w:id="109" w:name="OLE_LINK450"/>
      <w:bookmarkStart w:id="110" w:name="OLE_LINK208"/>
      <w:bookmarkStart w:id="111" w:name="OLE_LINK209"/>
      <w:bookmarkEnd w:id="104"/>
      <w:bookmarkEnd w:id="105"/>
      <w:r>
        <w:rPr>
          <w:rFonts w:asciiTheme="minorHAnsi" w:hAnsiTheme="minorHAnsi"/>
        </w:rPr>
        <w:t>In</w:t>
      </w:r>
      <w:r w:rsidRPr="008E1367">
        <w:rPr>
          <w:rFonts w:asciiTheme="minorHAnsi" w:hAnsiTheme="minorHAnsi"/>
        </w:rPr>
        <w:t xml:space="preserve"> the </w:t>
      </w:r>
      <w:r w:rsidR="007C4BC6">
        <w:rPr>
          <w:rFonts w:asciiTheme="minorHAnsi" w:hAnsiTheme="minorHAnsi"/>
        </w:rPr>
        <w:t xml:space="preserve">North </w:t>
      </w:r>
      <w:r w:rsidRPr="008E1367">
        <w:rPr>
          <w:rFonts w:asciiTheme="minorHAnsi" w:hAnsiTheme="minorHAnsi"/>
        </w:rPr>
        <w:t xml:space="preserve">America of the 2020s, </w:t>
      </w:r>
      <w:r>
        <w:rPr>
          <w:rFonts w:asciiTheme="minorHAnsi" w:hAnsiTheme="minorHAnsi"/>
        </w:rPr>
        <w:t xml:space="preserve">digital </w:t>
      </w:r>
      <w:r w:rsidRPr="008E1367">
        <w:rPr>
          <w:rFonts w:asciiTheme="minorHAnsi" w:hAnsiTheme="minorHAnsi"/>
        </w:rPr>
        <w:t>adaptability should be a mantra for all of us.</w:t>
      </w:r>
      <w:bookmarkEnd w:id="107"/>
      <w:r w:rsidRPr="008E1367">
        <w:rPr>
          <w:rFonts w:asciiTheme="minorHAnsi" w:hAnsiTheme="minorHAnsi"/>
        </w:rPr>
        <w:t xml:space="preserve">  </w:t>
      </w:r>
      <w:r>
        <w:rPr>
          <w:rFonts w:asciiTheme="minorHAnsi" w:hAnsiTheme="minorHAnsi"/>
        </w:rPr>
        <w:t>P</w:t>
      </w:r>
      <w:r w:rsidRPr="008E1367">
        <w:rPr>
          <w:rFonts w:asciiTheme="minorHAnsi" w:hAnsiTheme="minorHAnsi"/>
        </w:rPr>
        <w:t>romise and purpose</w:t>
      </w:r>
      <w:r>
        <w:rPr>
          <w:rFonts w:asciiTheme="minorHAnsi" w:hAnsiTheme="minorHAnsi"/>
        </w:rPr>
        <w:t xml:space="preserve"> </w:t>
      </w:r>
      <w:r w:rsidRPr="008E1367">
        <w:rPr>
          <w:rFonts w:asciiTheme="minorHAnsi" w:hAnsiTheme="minorHAnsi"/>
        </w:rPr>
        <w:t xml:space="preserve">depend on the actions we take individually, in our business, and in our societies to become masters of our fate.  </w:t>
      </w:r>
      <w:r>
        <w:rPr>
          <w:rFonts w:asciiTheme="minorHAnsi" w:hAnsiTheme="minorHAnsi"/>
        </w:rPr>
        <w:t>And a</w:t>
      </w:r>
      <w:r w:rsidRPr="008E1367">
        <w:rPr>
          <w:rFonts w:asciiTheme="minorHAnsi" w:hAnsiTheme="minorHAnsi"/>
        </w:rPr>
        <w:t>t a time whe</w:t>
      </w:r>
      <w:r>
        <w:rPr>
          <w:rFonts w:asciiTheme="minorHAnsi" w:hAnsiTheme="minorHAnsi"/>
        </w:rPr>
        <w:t>n</w:t>
      </w:r>
      <w:r w:rsidRPr="008E1367">
        <w:rPr>
          <w:rFonts w:asciiTheme="minorHAnsi" w:hAnsiTheme="minorHAnsi"/>
        </w:rPr>
        <w:t xml:space="preserve"> stakeholders matter more than ever, </w:t>
      </w:r>
      <w:r w:rsidR="007C4BC6">
        <w:rPr>
          <w:rFonts w:asciiTheme="minorHAnsi" w:hAnsiTheme="minorHAnsi"/>
        </w:rPr>
        <w:t xml:space="preserve">North </w:t>
      </w:r>
      <w:r w:rsidRPr="008E1367">
        <w:rPr>
          <w:rFonts w:asciiTheme="minorHAnsi" w:hAnsiTheme="minorHAnsi"/>
        </w:rPr>
        <w:t xml:space="preserve">American businesses can show incredible leadership on everything from climate change to new ways of working.  </w:t>
      </w:r>
      <w:r w:rsidRPr="008E1367">
        <w:rPr>
          <w:rFonts w:asciiTheme="minorHAnsi" w:hAnsiTheme="minorHAnsi"/>
        </w:rPr>
        <w:tab/>
      </w:r>
    </w:p>
    <w:p w14:paraId="540FD6E3" w14:textId="77777777" w:rsidR="00BC0678" w:rsidRPr="00BC0678" w:rsidRDefault="00BC0678" w:rsidP="00BC0678">
      <w:pPr>
        <w:rPr>
          <w:rFonts w:asciiTheme="minorHAnsi" w:hAnsiTheme="minorHAnsi"/>
        </w:rPr>
      </w:pPr>
    </w:p>
    <w:p w14:paraId="1A76E96E" w14:textId="0571864B" w:rsidR="00C13D36" w:rsidRPr="008E1367" w:rsidRDefault="007C4BC6" w:rsidP="00BC0678">
      <w:pPr>
        <w:rPr>
          <w:rFonts w:asciiTheme="minorHAnsi" w:hAnsiTheme="minorHAnsi"/>
        </w:rPr>
      </w:pPr>
      <w:r>
        <w:rPr>
          <w:rFonts w:asciiTheme="minorHAnsi" w:hAnsiTheme="minorHAnsi"/>
        </w:rPr>
        <w:t xml:space="preserve">North </w:t>
      </w:r>
      <w:r w:rsidR="00BC0678" w:rsidRPr="00BC0678">
        <w:rPr>
          <w:rFonts w:asciiTheme="minorHAnsi" w:hAnsiTheme="minorHAnsi"/>
        </w:rPr>
        <w:t xml:space="preserve">America 2.0 is just getting started. </w:t>
      </w:r>
      <w:r w:rsidR="00FE1861">
        <w:rPr>
          <w:rFonts w:asciiTheme="minorHAnsi" w:eastAsiaTheme="minorHAnsi" w:hAnsiTheme="minorHAnsi" w:cstheme="minorBidi"/>
        </w:rPr>
        <w:t xml:space="preserve">Business can help; as the author of the famous quote “software is eating the world”, Mark Andreesen, exhorted American companies in 2020, “It’s time to build” – that includes our </w:t>
      </w:r>
      <w:r w:rsidR="00BC0678" w:rsidRPr="00BC0678">
        <w:rPr>
          <w:rFonts w:asciiTheme="minorHAnsi" w:hAnsiTheme="minorHAnsi"/>
        </w:rPr>
        <w:t xml:space="preserve">businesses, towns and societies. At the same time, individually, we need to practice </w:t>
      </w:r>
      <w:r w:rsidR="00C13D36" w:rsidRPr="008E1367">
        <w:rPr>
          <w:rFonts w:asciiTheme="minorHAnsi" w:hAnsiTheme="minorHAnsi"/>
          <w:i/>
          <w:iCs/>
        </w:rPr>
        <w:t>working better</w:t>
      </w:r>
      <w:r w:rsidR="009E20E3">
        <w:rPr>
          <w:rFonts w:asciiTheme="minorHAnsi" w:hAnsiTheme="minorHAnsi"/>
          <w:i/>
          <w:iCs/>
        </w:rPr>
        <w:t xml:space="preserve">, </w:t>
      </w:r>
      <w:r w:rsidR="009E20E3">
        <w:rPr>
          <w:rFonts w:asciiTheme="minorHAnsi" w:hAnsiTheme="minorHAnsi"/>
        </w:rPr>
        <w:t>by digitally improving our jobs</w:t>
      </w:r>
      <w:r w:rsidR="00C13D36" w:rsidRPr="008E1367">
        <w:rPr>
          <w:rFonts w:asciiTheme="minorHAnsi" w:hAnsiTheme="minorHAnsi"/>
        </w:rPr>
        <w:t xml:space="preserve">.  </w:t>
      </w:r>
      <w:bookmarkEnd w:id="108"/>
      <w:bookmarkEnd w:id="109"/>
    </w:p>
    <w:p w14:paraId="5EE5E3F2" w14:textId="77777777" w:rsidR="00C13D36" w:rsidRPr="008E1367" w:rsidRDefault="00C13D36" w:rsidP="00C13D36">
      <w:pPr>
        <w:rPr>
          <w:rFonts w:asciiTheme="minorHAnsi" w:hAnsiTheme="minorHAnsi"/>
        </w:rPr>
      </w:pPr>
      <w:r w:rsidRPr="008E1367">
        <w:rPr>
          <w:rFonts w:asciiTheme="minorHAnsi" w:hAnsiTheme="minorHAnsi"/>
        </w:rPr>
        <w:t xml:space="preserve"> </w:t>
      </w:r>
      <w:bookmarkStart w:id="112" w:name="OLE_LINK451"/>
      <w:bookmarkStart w:id="113" w:name="OLE_LINK452"/>
    </w:p>
    <w:p w14:paraId="449B1FB6" w14:textId="21095048" w:rsidR="002C0E1E" w:rsidRPr="008E314A" w:rsidRDefault="00C13D36" w:rsidP="00C13D36">
      <w:pPr>
        <w:rPr>
          <w:rFonts w:asciiTheme="minorHAnsi" w:hAnsiTheme="minorHAnsi"/>
        </w:rPr>
      </w:pPr>
      <w:bookmarkStart w:id="114" w:name="OLE_LINK454"/>
      <w:bookmarkEnd w:id="112"/>
      <w:bookmarkEnd w:id="113"/>
      <w:r w:rsidRPr="008E1367">
        <w:rPr>
          <w:rFonts w:asciiTheme="minorHAnsi" w:hAnsiTheme="minorHAnsi"/>
        </w:rPr>
        <w:t>As we embark on the work ahead, look around</w:t>
      </w:r>
      <w:r>
        <w:rPr>
          <w:rFonts w:asciiTheme="minorHAnsi" w:hAnsiTheme="minorHAnsi"/>
        </w:rPr>
        <w:t xml:space="preserve"> – maybe the coronavirus and great “pause” allowed us to really </w:t>
      </w:r>
      <w:r w:rsidRPr="000E0D66">
        <w:rPr>
          <w:rFonts w:asciiTheme="minorHAnsi" w:hAnsiTheme="minorHAnsi"/>
          <w:i/>
          <w:iCs/>
        </w:rPr>
        <w:t>see</w:t>
      </w:r>
      <w:r>
        <w:rPr>
          <w:rFonts w:asciiTheme="minorHAnsi" w:hAnsiTheme="minorHAnsi"/>
        </w:rPr>
        <w:t xml:space="preserve"> what’s going on</w:t>
      </w:r>
      <w:r w:rsidRPr="008E1367">
        <w:rPr>
          <w:rFonts w:asciiTheme="minorHAnsi" w:hAnsiTheme="minorHAnsi"/>
        </w:rPr>
        <w:t xml:space="preserve">.  </w:t>
      </w:r>
      <w:bookmarkStart w:id="115" w:name="OLE_LINK239"/>
      <w:bookmarkStart w:id="116" w:name="OLE_LINK240"/>
      <w:r w:rsidR="00C42D0F" w:rsidRPr="008E1367">
        <w:rPr>
          <w:rFonts w:asciiTheme="minorHAnsi" w:hAnsiTheme="minorHAnsi"/>
        </w:rPr>
        <w:t>The rise</w:t>
      </w:r>
      <w:r w:rsidR="00C42D0F">
        <w:rPr>
          <w:rFonts w:asciiTheme="minorHAnsi" w:hAnsiTheme="minorHAnsi"/>
        </w:rPr>
        <w:t xml:space="preserve"> </w:t>
      </w:r>
      <w:r w:rsidR="00C42D0F" w:rsidRPr="008E1367">
        <w:rPr>
          <w:rFonts w:asciiTheme="minorHAnsi" w:hAnsiTheme="minorHAnsi"/>
        </w:rPr>
        <w:t xml:space="preserve">of robots, </w:t>
      </w:r>
      <w:r w:rsidR="00625271">
        <w:rPr>
          <w:rFonts w:asciiTheme="minorHAnsi" w:hAnsiTheme="minorHAnsi"/>
        </w:rPr>
        <w:t xml:space="preserve">marshalling of </w:t>
      </w:r>
      <w:r w:rsidR="00C42D0F" w:rsidRPr="008E1367">
        <w:rPr>
          <w:rFonts w:asciiTheme="minorHAnsi" w:hAnsiTheme="minorHAnsi"/>
        </w:rPr>
        <w:t xml:space="preserve">machine intelligence, </w:t>
      </w:r>
      <w:bookmarkStart w:id="117" w:name="OLE_LINK245"/>
      <w:bookmarkStart w:id="118" w:name="OLE_LINK246"/>
      <w:r w:rsidR="00625271">
        <w:rPr>
          <w:rFonts w:asciiTheme="minorHAnsi" w:hAnsiTheme="minorHAnsi"/>
        </w:rPr>
        <w:t xml:space="preserve">modern business </w:t>
      </w:r>
      <w:r w:rsidR="00625271" w:rsidRPr="008E1367">
        <w:rPr>
          <w:rFonts w:asciiTheme="minorHAnsi" w:hAnsiTheme="minorHAnsi"/>
        </w:rPr>
        <w:t>models</w:t>
      </w:r>
      <w:r w:rsidR="00625271">
        <w:rPr>
          <w:rFonts w:asciiTheme="minorHAnsi" w:hAnsiTheme="minorHAnsi"/>
        </w:rPr>
        <w:t xml:space="preserve"> </w:t>
      </w:r>
      <w:bookmarkEnd w:id="117"/>
      <w:bookmarkEnd w:id="118"/>
      <w:r w:rsidR="00625271">
        <w:rPr>
          <w:rFonts w:asciiTheme="minorHAnsi" w:hAnsiTheme="minorHAnsi"/>
        </w:rPr>
        <w:t xml:space="preserve">using digital tools, rethinking </w:t>
      </w:r>
      <w:r w:rsidR="00C42D0F" w:rsidRPr="008E1367">
        <w:rPr>
          <w:rFonts w:asciiTheme="minorHAnsi" w:hAnsiTheme="minorHAnsi"/>
        </w:rPr>
        <w:t>“gig” labor</w:t>
      </w:r>
      <w:r w:rsidR="00C42D0F">
        <w:rPr>
          <w:rFonts w:asciiTheme="minorHAnsi" w:hAnsiTheme="minorHAnsi"/>
        </w:rPr>
        <w:t xml:space="preserve"> </w:t>
      </w:r>
      <w:r w:rsidR="00625271">
        <w:rPr>
          <w:rFonts w:asciiTheme="minorHAnsi" w:hAnsiTheme="minorHAnsi"/>
        </w:rPr>
        <w:t xml:space="preserve">and safety nets </w:t>
      </w:r>
      <w:r w:rsidR="00C42D0F" w:rsidRPr="008E1367">
        <w:rPr>
          <w:rFonts w:asciiTheme="minorHAnsi" w:hAnsiTheme="minorHAnsi"/>
        </w:rPr>
        <w:t xml:space="preserve">— all these trends point to </w:t>
      </w:r>
      <w:bookmarkStart w:id="119" w:name="OLE_LINK243"/>
      <w:bookmarkStart w:id="120" w:name="OLE_LINK244"/>
      <w:r w:rsidR="00625271">
        <w:rPr>
          <w:rFonts w:asciiTheme="minorHAnsi" w:hAnsiTheme="minorHAnsi"/>
        </w:rPr>
        <w:t>new regional dynamics</w:t>
      </w:r>
      <w:bookmarkEnd w:id="119"/>
      <w:bookmarkEnd w:id="120"/>
      <w:r w:rsidR="00625271">
        <w:rPr>
          <w:rFonts w:asciiTheme="minorHAnsi" w:hAnsiTheme="minorHAnsi"/>
        </w:rPr>
        <w:t xml:space="preserve"> on the frontier for the next, new American future of work.  </w:t>
      </w:r>
      <w:bookmarkEnd w:id="110"/>
      <w:bookmarkEnd w:id="111"/>
      <w:bookmarkEnd w:id="114"/>
      <w:bookmarkEnd w:id="115"/>
      <w:bookmarkEnd w:id="116"/>
    </w:p>
    <w:p w14:paraId="283D7589" w14:textId="3C298CBF" w:rsidR="008E314A" w:rsidRPr="008E1367" w:rsidRDefault="008E314A" w:rsidP="008E314A">
      <w:pPr>
        <w:pStyle w:val="Heading1"/>
        <w:rPr>
          <w:sz w:val="24"/>
          <w:szCs w:val="24"/>
        </w:rPr>
      </w:pPr>
      <w:r>
        <w:t xml:space="preserve">METHODOLOGY </w:t>
      </w:r>
    </w:p>
    <w:p w14:paraId="68588D9C" w14:textId="7D59AC46" w:rsidR="008E314A" w:rsidRDefault="008E314A" w:rsidP="00C13D36"/>
    <w:p w14:paraId="00B4C84D" w14:textId="7E5594F2" w:rsidR="008E314A" w:rsidRDefault="008E314A" w:rsidP="000E2B6F">
      <w:pPr>
        <w:rPr>
          <w:rFonts w:asciiTheme="minorHAnsi" w:hAnsiTheme="minorHAnsi"/>
        </w:rPr>
      </w:pPr>
      <w:r w:rsidRPr="000E2B6F">
        <w:rPr>
          <w:rFonts w:asciiTheme="minorHAnsi" w:hAnsiTheme="minorHAnsi"/>
        </w:rPr>
        <w:lastRenderedPageBreak/>
        <w:t>Oxford Economics was commissioned by Cognizant to design and conduct a survey of 4,000 C-suite and senior executives, including 1,300 in the USA and 100 in Canada. The survey was conducted between June 2020 and August 2020 via computer-assisted telephone interviewing (CATI). Approximately a third of the questions were identical to those asked for the 2016 Work Ahead report, allowing us to compare responses and track shifting attitudes to technology and the future of work. </w:t>
      </w:r>
    </w:p>
    <w:p w14:paraId="343FFB01" w14:textId="77777777" w:rsidR="000E2B6F" w:rsidRPr="000E2B6F" w:rsidRDefault="000E2B6F" w:rsidP="000E2B6F">
      <w:pPr>
        <w:rPr>
          <w:rFonts w:asciiTheme="minorHAnsi" w:hAnsiTheme="minorHAnsi"/>
        </w:rPr>
      </w:pPr>
    </w:p>
    <w:p w14:paraId="3274EE84" w14:textId="158D2F35" w:rsidR="008E314A" w:rsidRDefault="008E314A" w:rsidP="000E2B6F">
      <w:pPr>
        <w:rPr>
          <w:rFonts w:asciiTheme="minorHAnsi" w:hAnsiTheme="minorHAnsi"/>
        </w:rPr>
      </w:pPr>
      <w:r w:rsidRPr="000E2B6F">
        <w:rPr>
          <w:rFonts w:asciiTheme="minorHAnsi" w:hAnsiTheme="minorHAnsi"/>
        </w:rPr>
        <w:t>Respondents represent 14 industries, distributed across Banking, Consumer Goods, Education, Healthcare (including both payers and providers), Information Services, Insurance, Life Sciences, Manufacturing, Media and Entertainment, Oil and Gas, Retail, Transportation and Logistics, Travel and Hospitality and Utilities. All respondents come from organizations with over $250m in revenue; one-third come from organizations with between $250m and $499m in revenue, one-third from organizations with between $500m and $999m in revenue, and one-third with $1bn or more in revenue. </w:t>
      </w:r>
    </w:p>
    <w:p w14:paraId="6458AF90" w14:textId="77777777" w:rsidR="000E2B6F" w:rsidRPr="000E2B6F" w:rsidRDefault="000E2B6F" w:rsidP="000E2B6F">
      <w:pPr>
        <w:rPr>
          <w:rFonts w:asciiTheme="minorHAnsi" w:hAnsiTheme="minorHAnsi"/>
        </w:rPr>
      </w:pPr>
    </w:p>
    <w:p w14:paraId="4AEF0ECD" w14:textId="111B8997" w:rsidR="008E314A" w:rsidRPr="000E2B6F" w:rsidRDefault="008E314A" w:rsidP="008E314A">
      <w:pPr>
        <w:rPr>
          <w:rFonts w:asciiTheme="minorHAnsi" w:hAnsiTheme="minorHAnsi"/>
        </w:rPr>
      </w:pPr>
      <w:r w:rsidRPr="000E2B6F">
        <w:rPr>
          <w:rFonts w:asciiTheme="minorHAnsi" w:hAnsiTheme="minorHAnsi"/>
        </w:rPr>
        <w:t>In addition to the quantitative survey, Oxford Economics conducted 30 in-depth interviews (10 in USA) with executives, spread across the countries and industries surveyed. Interviewees had responded to the survey with a track record of using emerging technology to augment business processes. The conversations covered the major themes in this report, providing real-life case studies on the challenges faced by businesses and the actions they are taking, at a time when the coronavirus pandemic was spreading around the world and companies were formulating their strategic responses. The resulting insights offer a variety of perspectives on the changing future of work</w:t>
      </w:r>
    </w:p>
    <w:p w14:paraId="7432FCA0" w14:textId="77777777" w:rsidR="008E314A" w:rsidRPr="000E2B6F" w:rsidRDefault="008E314A" w:rsidP="00C13D36">
      <w:pPr>
        <w:rPr>
          <w:rFonts w:asciiTheme="minorHAnsi" w:hAnsiTheme="minorHAnsi"/>
        </w:rPr>
      </w:pPr>
    </w:p>
    <w:sectPr w:rsidR="008E314A" w:rsidRPr="000E2B6F" w:rsidSect="003C1F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20D234" w14:textId="77777777" w:rsidR="000E40C3" w:rsidRDefault="000E40C3" w:rsidP="00FC3EB2">
      <w:r>
        <w:separator/>
      </w:r>
    </w:p>
  </w:endnote>
  <w:endnote w:type="continuationSeparator" w:id="0">
    <w:p w14:paraId="46369D71" w14:textId="77777777" w:rsidR="000E40C3" w:rsidRDefault="000E40C3" w:rsidP="00FC3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20202020204"/>
    <w:charset w:val="88"/>
    <w:family w:val="swiss"/>
    <w:pitch w:val="variable"/>
    <w:sig w:usb0="000002A7" w:usb1="28CF4400" w:usb2="00000016" w:usb3="00000000" w:csb0="00100009"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0FEDA" w14:textId="77777777" w:rsidR="000E40C3" w:rsidRDefault="000E40C3" w:rsidP="00FC3EB2">
      <w:r>
        <w:separator/>
      </w:r>
    </w:p>
  </w:footnote>
  <w:footnote w:type="continuationSeparator" w:id="0">
    <w:p w14:paraId="1160EE07" w14:textId="77777777" w:rsidR="000E40C3" w:rsidRDefault="000E40C3" w:rsidP="00FC3EB2">
      <w:r>
        <w:continuationSeparator/>
      </w:r>
    </w:p>
  </w:footnote>
  <w:footnote w:id="1">
    <w:p w14:paraId="6378CC69" w14:textId="77777777" w:rsidR="00AE4242" w:rsidRDefault="00AE4242" w:rsidP="00AE4242">
      <w:pPr>
        <w:pStyle w:val="FootnoteText"/>
      </w:pPr>
      <w:r>
        <w:rPr>
          <w:rStyle w:val="FootnoteReference"/>
        </w:rPr>
        <w:footnoteRef/>
      </w:r>
      <w:r>
        <w:t xml:space="preserve"> To provide real-time insight on what was happening in the U.S. temporary labor force, we teamed up with Manpower Group in April 2020 as part of our quarterly analysis of the Cognizant Jobs of the Future Index: </w:t>
      </w:r>
      <w:r w:rsidRPr="00FC3EB2">
        <w:t>https://www.cognizant.com/perspectives/covid-19-shreds-the-jobs-of-now-what-about-the-jobs-of-tomorrow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6139F"/>
    <w:multiLevelType w:val="hybridMultilevel"/>
    <w:tmpl w:val="E96EB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E35B60"/>
    <w:multiLevelType w:val="multilevel"/>
    <w:tmpl w:val="9112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2A417F"/>
    <w:multiLevelType w:val="hybridMultilevel"/>
    <w:tmpl w:val="AE7E8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8F3967"/>
    <w:multiLevelType w:val="hybridMultilevel"/>
    <w:tmpl w:val="C64AB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587CC1"/>
    <w:multiLevelType w:val="hybridMultilevel"/>
    <w:tmpl w:val="69A41E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y Brandel">
    <w15:presenceInfo w15:providerId="Windows Live" w15:userId="6e01cf49a7dd87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BC0"/>
    <w:rsid w:val="00006279"/>
    <w:rsid w:val="0001347A"/>
    <w:rsid w:val="000154CD"/>
    <w:rsid w:val="00022624"/>
    <w:rsid w:val="0002264B"/>
    <w:rsid w:val="000232CE"/>
    <w:rsid w:val="0002442C"/>
    <w:rsid w:val="00051E45"/>
    <w:rsid w:val="000802DB"/>
    <w:rsid w:val="00084B71"/>
    <w:rsid w:val="00093431"/>
    <w:rsid w:val="000E0D66"/>
    <w:rsid w:val="000E2B6F"/>
    <w:rsid w:val="000E2E64"/>
    <w:rsid w:val="000E40C3"/>
    <w:rsid w:val="0010615C"/>
    <w:rsid w:val="00131CA7"/>
    <w:rsid w:val="00133D4C"/>
    <w:rsid w:val="00157D8F"/>
    <w:rsid w:val="001832B5"/>
    <w:rsid w:val="001F010C"/>
    <w:rsid w:val="001F7DB1"/>
    <w:rsid w:val="00200FBA"/>
    <w:rsid w:val="00210F27"/>
    <w:rsid w:val="00226548"/>
    <w:rsid w:val="002460BB"/>
    <w:rsid w:val="0024677E"/>
    <w:rsid w:val="002627F4"/>
    <w:rsid w:val="002C0E1E"/>
    <w:rsid w:val="002D14B4"/>
    <w:rsid w:val="002D6378"/>
    <w:rsid w:val="0033793C"/>
    <w:rsid w:val="0036086A"/>
    <w:rsid w:val="00361A31"/>
    <w:rsid w:val="00372D55"/>
    <w:rsid w:val="0037453C"/>
    <w:rsid w:val="00380AC3"/>
    <w:rsid w:val="0039099A"/>
    <w:rsid w:val="003A17C4"/>
    <w:rsid w:val="003A4473"/>
    <w:rsid w:val="003C1FDA"/>
    <w:rsid w:val="003E4A9C"/>
    <w:rsid w:val="00476372"/>
    <w:rsid w:val="00477C31"/>
    <w:rsid w:val="004C7D79"/>
    <w:rsid w:val="004D28CC"/>
    <w:rsid w:val="004D2FFF"/>
    <w:rsid w:val="004D3513"/>
    <w:rsid w:val="004D7235"/>
    <w:rsid w:val="00516091"/>
    <w:rsid w:val="00517293"/>
    <w:rsid w:val="0052791B"/>
    <w:rsid w:val="00593923"/>
    <w:rsid w:val="005A2137"/>
    <w:rsid w:val="005E5DB6"/>
    <w:rsid w:val="00610A78"/>
    <w:rsid w:val="00624707"/>
    <w:rsid w:val="00625271"/>
    <w:rsid w:val="00625911"/>
    <w:rsid w:val="00633841"/>
    <w:rsid w:val="0065482F"/>
    <w:rsid w:val="00684CF0"/>
    <w:rsid w:val="006A32B6"/>
    <w:rsid w:val="006B6F65"/>
    <w:rsid w:val="006B7803"/>
    <w:rsid w:val="006D0179"/>
    <w:rsid w:val="00723A4F"/>
    <w:rsid w:val="0073522F"/>
    <w:rsid w:val="00764983"/>
    <w:rsid w:val="0077153D"/>
    <w:rsid w:val="007741CB"/>
    <w:rsid w:val="00790E8D"/>
    <w:rsid w:val="007B7819"/>
    <w:rsid w:val="007C4BC6"/>
    <w:rsid w:val="007D2FA9"/>
    <w:rsid w:val="007F4BF2"/>
    <w:rsid w:val="007F4F0A"/>
    <w:rsid w:val="00800E9F"/>
    <w:rsid w:val="00803C73"/>
    <w:rsid w:val="00807F54"/>
    <w:rsid w:val="008166DE"/>
    <w:rsid w:val="008219F8"/>
    <w:rsid w:val="00826129"/>
    <w:rsid w:val="00837D55"/>
    <w:rsid w:val="008427E5"/>
    <w:rsid w:val="00847154"/>
    <w:rsid w:val="00850DEC"/>
    <w:rsid w:val="0085184C"/>
    <w:rsid w:val="00856F27"/>
    <w:rsid w:val="00857A8B"/>
    <w:rsid w:val="00871589"/>
    <w:rsid w:val="00874CDF"/>
    <w:rsid w:val="00892618"/>
    <w:rsid w:val="008A0B2D"/>
    <w:rsid w:val="008C1A26"/>
    <w:rsid w:val="008E1367"/>
    <w:rsid w:val="008E314A"/>
    <w:rsid w:val="008E3DDA"/>
    <w:rsid w:val="00917199"/>
    <w:rsid w:val="00933FA7"/>
    <w:rsid w:val="00934E0B"/>
    <w:rsid w:val="0096639D"/>
    <w:rsid w:val="00966C88"/>
    <w:rsid w:val="0097449B"/>
    <w:rsid w:val="0098373F"/>
    <w:rsid w:val="009A29FC"/>
    <w:rsid w:val="009B2040"/>
    <w:rsid w:val="009B37FD"/>
    <w:rsid w:val="009B6F22"/>
    <w:rsid w:val="009C29E7"/>
    <w:rsid w:val="009E20E3"/>
    <w:rsid w:val="009F14A6"/>
    <w:rsid w:val="00A3236E"/>
    <w:rsid w:val="00A3763C"/>
    <w:rsid w:val="00A62956"/>
    <w:rsid w:val="00AA52EA"/>
    <w:rsid w:val="00AA75A5"/>
    <w:rsid w:val="00AC5234"/>
    <w:rsid w:val="00AD665C"/>
    <w:rsid w:val="00AE0E76"/>
    <w:rsid w:val="00AE4242"/>
    <w:rsid w:val="00AF280F"/>
    <w:rsid w:val="00B00D1B"/>
    <w:rsid w:val="00B303CE"/>
    <w:rsid w:val="00B37AED"/>
    <w:rsid w:val="00B55DDF"/>
    <w:rsid w:val="00B638FA"/>
    <w:rsid w:val="00B75133"/>
    <w:rsid w:val="00BB3DA4"/>
    <w:rsid w:val="00BB7BC0"/>
    <w:rsid w:val="00BC0678"/>
    <w:rsid w:val="00BD556B"/>
    <w:rsid w:val="00C050B5"/>
    <w:rsid w:val="00C06259"/>
    <w:rsid w:val="00C13D36"/>
    <w:rsid w:val="00C20C46"/>
    <w:rsid w:val="00C31A3D"/>
    <w:rsid w:val="00C42D0F"/>
    <w:rsid w:val="00C52CE6"/>
    <w:rsid w:val="00C54376"/>
    <w:rsid w:val="00C655D5"/>
    <w:rsid w:val="00C673CB"/>
    <w:rsid w:val="00C77B50"/>
    <w:rsid w:val="00CA48A5"/>
    <w:rsid w:val="00D04991"/>
    <w:rsid w:val="00D07DA5"/>
    <w:rsid w:val="00D115F7"/>
    <w:rsid w:val="00D126AD"/>
    <w:rsid w:val="00D20D62"/>
    <w:rsid w:val="00D54F58"/>
    <w:rsid w:val="00D66BA3"/>
    <w:rsid w:val="00D72E6C"/>
    <w:rsid w:val="00D904EE"/>
    <w:rsid w:val="00DB2130"/>
    <w:rsid w:val="00DB220B"/>
    <w:rsid w:val="00DD40C0"/>
    <w:rsid w:val="00DF686C"/>
    <w:rsid w:val="00E02711"/>
    <w:rsid w:val="00E642D9"/>
    <w:rsid w:val="00E84756"/>
    <w:rsid w:val="00E85E3B"/>
    <w:rsid w:val="00E97572"/>
    <w:rsid w:val="00EA49EC"/>
    <w:rsid w:val="00ED4438"/>
    <w:rsid w:val="00ED7A16"/>
    <w:rsid w:val="00EF37BD"/>
    <w:rsid w:val="00F02F6C"/>
    <w:rsid w:val="00F20E2F"/>
    <w:rsid w:val="00F21934"/>
    <w:rsid w:val="00F404DB"/>
    <w:rsid w:val="00F423A7"/>
    <w:rsid w:val="00F43E18"/>
    <w:rsid w:val="00F450FF"/>
    <w:rsid w:val="00F53A77"/>
    <w:rsid w:val="00F61A0C"/>
    <w:rsid w:val="00F626C3"/>
    <w:rsid w:val="00F751B8"/>
    <w:rsid w:val="00F83DCD"/>
    <w:rsid w:val="00F85CE5"/>
    <w:rsid w:val="00F91E15"/>
    <w:rsid w:val="00FB3282"/>
    <w:rsid w:val="00FC3EB2"/>
    <w:rsid w:val="00FC7825"/>
    <w:rsid w:val="00FD1A16"/>
    <w:rsid w:val="00FE1861"/>
    <w:rsid w:val="00FF2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5D9F0D"/>
  <w15:chartTrackingRefBased/>
  <w15:docId w15:val="{C3D8AFBC-2EAB-B149-92F9-C118B9A65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B6F"/>
    <w:rPr>
      <w:rFonts w:ascii="Times New Roman" w:eastAsia="Times New Roman" w:hAnsi="Times New Roman" w:cs="Times New Roman"/>
    </w:rPr>
  </w:style>
  <w:style w:type="paragraph" w:styleId="Heading1">
    <w:name w:val="heading 1"/>
    <w:basedOn w:val="Normal"/>
    <w:next w:val="Normal"/>
    <w:link w:val="Heading1Char"/>
    <w:uiPriority w:val="9"/>
    <w:qFormat/>
    <w:rsid w:val="00C13D3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7C31"/>
    <w:rPr>
      <w:color w:val="0563C1" w:themeColor="hyperlink"/>
      <w:u w:val="single"/>
    </w:rPr>
  </w:style>
  <w:style w:type="character" w:styleId="UnresolvedMention">
    <w:name w:val="Unresolved Mention"/>
    <w:basedOn w:val="DefaultParagraphFont"/>
    <w:uiPriority w:val="99"/>
    <w:semiHidden/>
    <w:unhideWhenUsed/>
    <w:rsid w:val="00477C31"/>
    <w:rPr>
      <w:color w:val="605E5C"/>
      <w:shd w:val="clear" w:color="auto" w:fill="E1DFDD"/>
    </w:rPr>
  </w:style>
  <w:style w:type="paragraph" w:styleId="BalloonText">
    <w:name w:val="Balloon Text"/>
    <w:basedOn w:val="Normal"/>
    <w:link w:val="BalloonTextChar"/>
    <w:uiPriority w:val="99"/>
    <w:semiHidden/>
    <w:unhideWhenUsed/>
    <w:rsid w:val="00DD40C0"/>
    <w:rPr>
      <w:sz w:val="18"/>
      <w:szCs w:val="18"/>
    </w:rPr>
  </w:style>
  <w:style w:type="character" w:customStyle="1" w:styleId="BalloonTextChar">
    <w:name w:val="Balloon Text Char"/>
    <w:basedOn w:val="DefaultParagraphFont"/>
    <w:link w:val="BalloonText"/>
    <w:uiPriority w:val="99"/>
    <w:semiHidden/>
    <w:rsid w:val="00DD40C0"/>
    <w:rPr>
      <w:rFonts w:ascii="Times New Roman" w:hAnsi="Times New Roman" w:cs="Times New Roman"/>
      <w:sz w:val="18"/>
      <w:szCs w:val="18"/>
    </w:rPr>
  </w:style>
  <w:style w:type="paragraph" w:styleId="NormalWeb">
    <w:name w:val="Normal (Web)"/>
    <w:basedOn w:val="Normal"/>
    <w:uiPriority w:val="99"/>
    <w:unhideWhenUsed/>
    <w:rsid w:val="0097449B"/>
  </w:style>
  <w:style w:type="character" w:customStyle="1" w:styleId="Heading1Char">
    <w:name w:val="Heading 1 Char"/>
    <w:basedOn w:val="DefaultParagraphFont"/>
    <w:link w:val="Heading1"/>
    <w:uiPriority w:val="9"/>
    <w:rsid w:val="00C13D3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13D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3D3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832B5"/>
    <w:pPr>
      <w:ind w:left="720"/>
      <w:contextualSpacing/>
    </w:pPr>
  </w:style>
  <w:style w:type="character" w:styleId="Strong">
    <w:name w:val="Strong"/>
    <w:basedOn w:val="DefaultParagraphFont"/>
    <w:uiPriority w:val="22"/>
    <w:qFormat/>
    <w:rsid w:val="00E02711"/>
    <w:rPr>
      <w:b/>
      <w:bCs/>
    </w:rPr>
  </w:style>
  <w:style w:type="character" w:styleId="Emphasis">
    <w:name w:val="Emphasis"/>
    <w:basedOn w:val="DefaultParagraphFont"/>
    <w:uiPriority w:val="20"/>
    <w:qFormat/>
    <w:rsid w:val="00874CDF"/>
    <w:rPr>
      <w:i/>
      <w:iCs/>
    </w:rPr>
  </w:style>
  <w:style w:type="character" w:styleId="FollowedHyperlink">
    <w:name w:val="FollowedHyperlink"/>
    <w:basedOn w:val="DefaultParagraphFont"/>
    <w:uiPriority w:val="99"/>
    <w:semiHidden/>
    <w:unhideWhenUsed/>
    <w:rsid w:val="00874CDF"/>
    <w:rPr>
      <w:color w:val="954F72" w:themeColor="followedHyperlink"/>
      <w:u w:val="single"/>
    </w:rPr>
  </w:style>
  <w:style w:type="paragraph" w:styleId="Subtitle">
    <w:name w:val="Subtitle"/>
    <w:basedOn w:val="Normal"/>
    <w:next w:val="Normal"/>
    <w:link w:val="SubtitleChar"/>
    <w:uiPriority w:val="11"/>
    <w:qFormat/>
    <w:rsid w:val="00C20C4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20C46"/>
    <w:rPr>
      <w:rFonts w:eastAsiaTheme="minorEastAsia"/>
      <w:color w:val="5A5A5A" w:themeColor="text1" w:themeTint="A5"/>
      <w:spacing w:val="15"/>
      <w:sz w:val="22"/>
      <w:szCs w:val="22"/>
    </w:rPr>
  </w:style>
  <w:style w:type="character" w:styleId="CommentReference">
    <w:name w:val="annotation reference"/>
    <w:basedOn w:val="DefaultParagraphFont"/>
    <w:uiPriority w:val="99"/>
    <w:rsid w:val="00871589"/>
    <w:rPr>
      <w:sz w:val="18"/>
      <w:szCs w:val="18"/>
    </w:rPr>
  </w:style>
  <w:style w:type="paragraph" w:styleId="CommentText">
    <w:name w:val="annotation text"/>
    <w:basedOn w:val="Normal"/>
    <w:link w:val="CommentTextChar"/>
    <w:uiPriority w:val="99"/>
    <w:rsid w:val="00871589"/>
    <w:rPr>
      <w:lang w:val="en-GB" w:eastAsia="en-GB"/>
    </w:rPr>
  </w:style>
  <w:style w:type="character" w:customStyle="1" w:styleId="CommentTextChar">
    <w:name w:val="Comment Text Char"/>
    <w:basedOn w:val="DefaultParagraphFont"/>
    <w:link w:val="CommentText"/>
    <w:uiPriority w:val="99"/>
    <w:rsid w:val="00871589"/>
    <w:rPr>
      <w:rFonts w:ascii="Times New Roman" w:eastAsia="Times New Roman" w:hAnsi="Times New Roman" w:cs="Times New Roman"/>
      <w:lang w:val="en-GB" w:eastAsia="en-GB"/>
    </w:rPr>
  </w:style>
  <w:style w:type="paragraph" w:styleId="FootnoteText">
    <w:name w:val="footnote text"/>
    <w:basedOn w:val="Normal"/>
    <w:link w:val="FootnoteTextChar"/>
    <w:uiPriority w:val="99"/>
    <w:semiHidden/>
    <w:unhideWhenUsed/>
    <w:rsid w:val="00FC3EB2"/>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FC3EB2"/>
    <w:rPr>
      <w:sz w:val="20"/>
      <w:szCs w:val="20"/>
    </w:rPr>
  </w:style>
  <w:style w:type="character" w:styleId="FootnoteReference">
    <w:name w:val="footnote reference"/>
    <w:basedOn w:val="DefaultParagraphFont"/>
    <w:uiPriority w:val="99"/>
    <w:semiHidden/>
    <w:unhideWhenUsed/>
    <w:rsid w:val="00FC3EB2"/>
    <w:rPr>
      <w:vertAlign w:val="superscript"/>
    </w:rPr>
  </w:style>
  <w:style w:type="character" w:customStyle="1" w:styleId="apple-converted-space">
    <w:name w:val="apple-converted-space"/>
    <w:basedOn w:val="DefaultParagraphFont"/>
    <w:rsid w:val="008E3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84339">
      <w:bodyDiv w:val="1"/>
      <w:marLeft w:val="0"/>
      <w:marRight w:val="0"/>
      <w:marTop w:val="0"/>
      <w:marBottom w:val="0"/>
      <w:divBdr>
        <w:top w:val="none" w:sz="0" w:space="0" w:color="auto"/>
        <w:left w:val="none" w:sz="0" w:space="0" w:color="auto"/>
        <w:bottom w:val="none" w:sz="0" w:space="0" w:color="auto"/>
        <w:right w:val="none" w:sz="0" w:space="0" w:color="auto"/>
      </w:divBdr>
    </w:div>
    <w:div w:id="40829949">
      <w:bodyDiv w:val="1"/>
      <w:marLeft w:val="0"/>
      <w:marRight w:val="0"/>
      <w:marTop w:val="0"/>
      <w:marBottom w:val="0"/>
      <w:divBdr>
        <w:top w:val="none" w:sz="0" w:space="0" w:color="auto"/>
        <w:left w:val="none" w:sz="0" w:space="0" w:color="auto"/>
        <w:bottom w:val="none" w:sz="0" w:space="0" w:color="auto"/>
        <w:right w:val="none" w:sz="0" w:space="0" w:color="auto"/>
      </w:divBdr>
    </w:div>
    <w:div w:id="64958686">
      <w:bodyDiv w:val="1"/>
      <w:marLeft w:val="0"/>
      <w:marRight w:val="0"/>
      <w:marTop w:val="0"/>
      <w:marBottom w:val="0"/>
      <w:divBdr>
        <w:top w:val="none" w:sz="0" w:space="0" w:color="auto"/>
        <w:left w:val="none" w:sz="0" w:space="0" w:color="auto"/>
        <w:bottom w:val="none" w:sz="0" w:space="0" w:color="auto"/>
        <w:right w:val="none" w:sz="0" w:space="0" w:color="auto"/>
      </w:divBdr>
    </w:div>
    <w:div w:id="78606279">
      <w:bodyDiv w:val="1"/>
      <w:marLeft w:val="0"/>
      <w:marRight w:val="0"/>
      <w:marTop w:val="0"/>
      <w:marBottom w:val="0"/>
      <w:divBdr>
        <w:top w:val="none" w:sz="0" w:space="0" w:color="auto"/>
        <w:left w:val="none" w:sz="0" w:space="0" w:color="auto"/>
        <w:bottom w:val="none" w:sz="0" w:space="0" w:color="auto"/>
        <w:right w:val="none" w:sz="0" w:space="0" w:color="auto"/>
      </w:divBdr>
    </w:div>
    <w:div w:id="88356300">
      <w:bodyDiv w:val="1"/>
      <w:marLeft w:val="0"/>
      <w:marRight w:val="0"/>
      <w:marTop w:val="0"/>
      <w:marBottom w:val="0"/>
      <w:divBdr>
        <w:top w:val="none" w:sz="0" w:space="0" w:color="auto"/>
        <w:left w:val="none" w:sz="0" w:space="0" w:color="auto"/>
        <w:bottom w:val="none" w:sz="0" w:space="0" w:color="auto"/>
        <w:right w:val="none" w:sz="0" w:space="0" w:color="auto"/>
      </w:divBdr>
      <w:divsChild>
        <w:div w:id="2087259637">
          <w:marLeft w:val="0"/>
          <w:marRight w:val="0"/>
          <w:marTop w:val="0"/>
          <w:marBottom w:val="0"/>
          <w:divBdr>
            <w:top w:val="none" w:sz="0" w:space="0" w:color="auto"/>
            <w:left w:val="none" w:sz="0" w:space="0" w:color="auto"/>
            <w:bottom w:val="none" w:sz="0" w:space="0" w:color="auto"/>
            <w:right w:val="none" w:sz="0" w:space="0" w:color="auto"/>
          </w:divBdr>
        </w:div>
      </w:divsChild>
    </w:div>
    <w:div w:id="122624151">
      <w:bodyDiv w:val="1"/>
      <w:marLeft w:val="0"/>
      <w:marRight w:val="0"/>
      <w:marTop w:val="0"/>
      <w:marBottom w:val="0"/>
      <w:divBdr>
        <w:top w:val="none" w:sz="0" w:space="0" w:color="auto"/>
        <w:left w:val="none" w:sz="0" w:space="0" w:color="auto"/>
        <w:bottom w:val="none" w:sz="0" w:space="0" w:color="auto"/>
        <w:right w:val="none" w:sz="0" w:space="0" w:color="auto"/>
      </w:divBdr>
      <w:divsChild>
        <w:div w:id="1155879861">
          <w:marLeft w:val="0"/>
          <w:marRight w:val="0"/>
          <w:marTop w:val="0"/>
          <w:marBottom w:val="0"/>
          <w:divBdr>
            <w:top w:val="none" w:sz="0" w:space="0" w:color="auto"/>
            <w:left w:val="none" w:sz="0" w:space="0" w:color="auto"/>
            <w:bottom w:val="none" w:sz="0" w:space="0" w:color="auto"/>
            <w:right w:val="none" w:sz="0" w:space="0" w:color="auto"/>
          </w:divBdr>
        </w:div>
        <w:div w:id="1648969290">
          <w:marLeft w:val="0"/>
          <w:marRight w:val="0"/>
          <w:marTop w:val="0"/>
          <w:marBottom w:val="0"/>
          <w:divBdr>
            <w:top w:val="none" w:sz="0" w:space="0" w:color="auto"/>
            <w:left w:val="none" w:sz="0" w:space="0" w:color="auto"/>
            <w:bottom w:val="none" w:sz="0" w:space="0" w:color="auto"/>
            <w:right w:val="none" w:sz="0" w:space="0" w:color="auto"/>
          </w:divBdr>
        </w:div>
        <w:div w:id="354507422">
          <w:marLeft w:val="0"/>
          <w:marRight w:val="0"/>
          <w:marTop w:val="0"/>
          <w:marBottom w:val="0"/>
          <w:divBdr>
            <w:top w:val="none" w:sz="0" w:space="0" w:color="auto"/>
            <w:left w:val="none" w:sz="0" w:space="0" w:color="auto"/>
            <w:bottom w:val="none" w:sz="0" w:space="0" w:color="auto"/>
            <w:right w:val="none" w:sz="0" w:space="0" w:color="auto"/>
          </w:divBdr>
        </w:div>
      </w:divsChild>
    </w:div>
    <w:div w:id="125852071">
      <w:bodyDiv w:val="1"/>
      <w:marLeft w:val="0"/>
      <w:marRight w:val="0"/>
      <w:marTop w:val="0"/>
      <w:marBottom w:val="0"/>
      <w:divBdr>
        <w:top w:val="none" w:sz="0" w:space="0" w:color="auto"/>
        <w:left w:val="none" w:sz="0" w:space="0" w:color="auto"/>
        <w:bottom w:val="none" w:sz="0" w:space="0" w:color="auto"/>
        <w:right w:val="none" w:sz="0" w:space="0" w:color="auto"/>
      </w:divBdr>
    </w:div>
    <w:div w:id="149488653">
      <w:bodyDiv w:val="1"/>
      <w:marLeft w:val="0"/>
      <w:marRight w:val="0"/>
      <w:marTop w:val="0"/>
      <w:marBottom w:val="0"/>
      <w:divBdr>
        <w:top w:val="none" w:sz="0" w:space="0" w:color="auto"/>
        <w:left w:val="none" w:sz="0" w:space="0" w:color="auto"/>
        <w:bottom w:val="none" w:sz="0" w:space="0" w:color="auto"/>
        <w:right w:val="none" w:sz="0" w:space="0" w:color="auto"/>
      </w:divBdr>
    </w:div>
    <w:div w:id="151413661">
      <w:bodyDiv w:val="1"/>
      <w:marLeft w:val="0"/>
      <w:marRight w:val="0"/>
      <w:marTop w:val="0"/>
      <w:marBottom w:val="0"/>
      <w:divBdr>
        <w:top w:val="none" w:sz="0" w:space="0" w:color="auto"/>
        <w:left w:val="none" w:sz="0" w:space="0" w:color="auto"/>
        <w:bottom w:val="none" w:sz="0" w:space="0" w:color="auto"/>
        <w:right w:val="none" w:sz="0" w:space="0" w:color="auto"/>
      </w:divBdr>
    </w:div>
    <w:div w:id="152256583">
      <w:bodyDiv w:val="1"/>
      <w:marLeft w:val="0"/>
      <w:marRight w:val="0"/>
      <w:marTop w:val="0"/>
      <w:marBottom w:val="0"/>
      <w:divBdr>
        <w:top w:val="none" w:sz="0" w:space="0" w:color="auto"/>
        <w:left w:val="none" w:sz="0" w:space="0" w:color="auto"/>
        <w:bottom w:val="none" w:sz="0" w:space="0" w:color="auto"/>
        <w:right w:val="none" w:sz="0" w:space="0" w:color="auto"/>
      </w:divBdr>
    </w:div>
    <w:div w:id="164512766">
      <w:bodyDiv w:val="1"/>
      <w:marLeft w:val="0"/>
      <w:marRight w:val="0"/>
      <w:marTop w:val="0"/>
      <w:marBottom w:val="0"/>
      <w:divBdr>
        <w:top w:val="none" w:sz="0" w:space="0" w:color="auto"/>
        <w:left w:val="none" w:sz="0" w:space="0" w:color="auto"/>
        <w:bottom w:val="none" w:sz="0" w:space="0" w:color="auto"/>
        <w:right w:val="none" w:sz="0" w:space="0" w:color="auto"/>
      </w:divBdr>
    </w:div>
    <w:div w:id="199435376">
      <w:bodyDiv w:val="1"/>
      <w:marLeft w:val="0"/>
      <w:marRight w:val="0"/>
      <w:marTop w:val="0"/>
      <w:marBottom w:val="0"/>
      <w:divBdr>
        <w:top w:val="none" w:sz="0" w:space="0" w:color="auto"/>
        <w:left w:val="none" w:sz="0" w:space="0" w:color="auto"/>
        <w:bottom w:val="none" w:sz="0" w:space="0" w:color="auto"/>
        <w:right w:val="none" w:sz="0" w:space="0" w:color="auto"/>
      </w:divBdr>
    </w:div>
    <w:div w:id="251279467">
      <w:bodyDiv w:val="1"/>
      <w:marLeft w:val="0"/>
      <w:marRight w:val="0"/>
      <w:marTop w:val="0"/>
      <w:marBottom w:val="0"/>
      <w:divBdr>
        <w:top w:val="none" w:sz="0" w:space="0" w:color="auto"/>
        <w:left w:val="none" w:sz="0" w:space="0" w:color="auto"/>
        <w:bottom w:val="none" w:sz="0" w:space="0" w:color="auto"/>
        <w:right w:val="none" w:sz="0" w:space="0" w:color="auto"/>
      </w:divBdr>
    </w:div>
    <w:div w:id="252053418">
      <w:bodyDiv w:val="1"/>
      <w:marLeft w:val="0"/>
      <w:marRight w:val="0"/>
      <w:marTop w:val="0"/>
      <w:marBottom w:val="0"/>
      <w:divBdr>
        <w:top w:val="none" w:sz="0" w:space="0" w:color="auto"/>
        <w:left w:val="none" w:sz="0" w:space="0" w:color="auto"/>
        <w:bottom w:val="none" w:sz="0" w:space="0" w:color="auto"/>
        <w:right w:val="none" w:sz="0" w:space="0" w:color="auto"/>
      </w:divBdr>
      <w:divsChild>
        <w:div w:id="154320748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58637305">
      <w:bodyDiv w:val="1"/>
      <w:marLeft w:val="0"/>
      <w:marRight w:val="0"/>
      <w:marTop w:val="0"/>
      <w:marBottom w:val="0"/>
      <w:divBdr>
        <w:top w:val="none" w:sz="0" w:space="0" w:color="auto"/>
        <w:left w:val="none" w:sz="0" w:space="0" w:color="auto"/>
        <w:bottom w:val="none" w:sz="0" w:space="0" w:color="auto"/>
        <w:right w:val="none" w:sz="0" w:space="0" w:color="auto"/>
      </w:divBdr>
    </w:div>
    <w:div w:id="259026464">
      <w:bodyDiv w:val="1"/>
      <w:marLeft w:val="0"/>
      <w:marRight w:val="0"/>
      <w:marTop w:val="0"/>
      <w:marBottom w:val="0"/>
      <w:divBdr>
        <w:top w:val="none" w:sz="0" w:space="0" w:color="auto"/>
        <w:left w:val="none" w:sz="0" w:space="0" w:color="auto"/>
        <w:bottom w:val="none" w:sz="0" w:space="0" w:color="auto"/>
        <w:right w:val="none" w:sz="0" w:space="0" w:color="auto"/>
      </w:divBdr>
    </w:div>
    <w:div w:id="264120435">
      <w:bodyDiv w:val="1"/>
      <w:marLeft w:val="0"/>
      <w:marRight w:val="0"/>
      <w:marTop w:val="0"/>
      <w:marBottom w:val="0"/>
      <w:divBdr>
        <w:top w:val="none" w:sz="0" w:space="0" w:color="auto"/>
        <w:left w:val="none" w:sz="0" w:space="0" w:color="auto"/>
        <w:bottom w:val="none" w:sz="0" w:space="0" w:color="auto"/>
        <w:right w:val="none" w:sz="0" w:space="0" w:color="auto"/>
      </w:divBdr>
    </w:div>
    <w:div w:id="286745706">
      <w:bodyDiv w:val="1"/>
      <w:marLeft w:val="0"/>
      <w:marRight w:val="0"/>
      <w:marTop w:val="0"/>
      <w:marBottom w:val="0"/>
      <w:divBdr>
        <w:top w:val="none" w:sz="0" w:space="0" w:color="auto"/>
        <w:left w:val="none" w:sz="0" w:space="0" w:color="auto"/>
        <w:bottom w:val="none" w:sz="0" w:space="0" w:color="auto"/>
        <w:right w:val="none" w:sz="0" w:space="0" w:color="auto"/>
      </w:divBdr>
    </w:div>
    <w:div w:id="287975023">
      <w:bodyDiv w:val="1"/>
      <w:marLeft w:val="0"/>
      <w:marRight w:val="0"/>
      <w:marTop w:val="0"/>
      <w:marBottom w:val="0"/>
      <w:divBdr>
        <w:top w:val="none" w:sz="0" w:space="0" w:color="auto"/>
        <w:left w:val="none" w:sz="0" w:space="0" w:color="auto"/>
        <w:bottom w:val="none" w:sz="0" w:space="0" w:color="auto"/>
        <w:right w:val="none" w:sz="0" w:space="0" w:color="auto"/>
      </w:divBdr>
    </w:div>
    <w:div w:id="291524258">
      <w:bodyDiv w:val="1"/>
      <w:marLeft w:val="0"/>
      <w:marRight w:val="0"/>
      <w:marTop w:val="0"/>
      <w:marBottom w:val="0"/>
      <w:divBdr>
        <w:top w:val="none" w:sz="0" w:space="0" w:color="auto"/>
        <w:left w:val="none" w:sz="0" w:space="0" w:color="auto"/>
        <w:bottom w:val="none" w:sz="0" w:space="0" w:color="auto"/>
        <w:right w:val="none" w:sz="0" w:space="0" w:color="auto"/>
      </w:divBdr>
    </w:div>
    <w:div w:id="346717970">
      <w:bodyDiv w:val="1"/>
      <w:marLeft w:val="0"/>
      <w:marRight w:val="0"/>
      <w:marTop w:val="0"/>
      <w:marBottom w:val="0"/>
      <w:divBdr>
        <w:top w:val="none" w:sz="0" w:space="0" w:color="auto"/>
        <w:left w:val="none" w:sz="0" w:space="0" w:color="auto"/>
        <w:bottom w:val="none" w:sz="0" w:space="0" w:color="auto"/>
        <w:right w:val="none" w:sz="0" w:space="0" w:color="auto"/>
      </w:divBdr>
    </w:div>
    <w:div w:id="363677434">
      <w:bodyDiv w:val="1"/>
      <w:marLeft w:val="0"/>
      <w:marRight w:val="0"/>
      <w:marTop w:val="0"/>
      <w:marBottom w:val="0"/>
      <w:divBdr>
        <w:top w:val="none" w:sz="0" w:space="0" w:color="auto"/>
        <w:left w:val="none" w:sz="0" w:space="0" w:color="auto"/>
        <w:bottom w:val="none" w:sz="0" w:space="0" w:color="auto"/>
        <w:right w:val="none" w:sz="0" w:space="0" w:color="auto"/>
      </w:divBdr>
      <w:divsChild>
        <w:div w:id="1832208130">
          <w:marLeft w:val="0"/>
          <w:marRight w:val="0"/>
          <w:marTop w:val="0"/>
          <w:marBottom w:val="0"/>
          <w:divBdr>
            <w:top w:val="none" w:sz="0" w:space="0" w:color="auto"/>
            <w:left w:val="none" w:sz="0" w:space="0" w:color="auto"/>
            <w:bottom w:val="none" w:sz="0" w:space="0" w:color="auto"/>
            <w:right w:val="none" w:sz="0" w:space="0" w:color="auto"/>
          </w:divBdr>
        </w:div>
        <w:div w:id="775909165">
          <w:marLeft w:val="0"/>
          <w:marRight w:val="0"/>
          <w:marTop w:val="0"/>
          <w:marBottom w:val="0"/>
          <w:divBdr>
            <w:top w:val="none" w:sz="0" w:space="0" w:color="auto"/>
            <w:left w:val="none" w:sz="0" w:space="0" w:color="auto"/>
            <w:bottom w:val="none" w:sz="0" w:space="0" w:color="auto"/>
            <w:right w:val="none" w:sz="0" w:space="0" w:color="auto"/>
          </w:divBdr>
        </w:div>
        <w:div w:id="2051028738">
          <w:marLeft w:val="0"/>
          <w:marRight w:val="0"/>
          <w:marTop w:val="0"/>
          <w:marBottom w:val="0"/>
          <w:divBdr>
            <w:top w:val="none" w:sz="0" w:space="0" w:color="auto"/>
            <w:left w:val="none" w:sz="0" w:space="0" w:color="auto"/>
            <w:bottom w:val="none" w:sz="0" w:space="0" w:color="auto"/>
            <w:right w:val="none" w:sz="0" w:space="0" w:color="auto"/>
          </w:divBdr>
        </w:div>
        <w:div w:id="1623533878">
          <w:marLeft w:val="0"/>
          <w:marRight w:val="0"/>
          <w:marTop w:val="0"/>
          <w:marBottom w:val="0"/>
          <w:divBdr>
            <w:top w:val="none" w:sz="0" w:space="0" w:color="auto"/>
            <w:left w:val="none" w:sz="0" w:space="0" w:color="auto"/>
            <w:bottom w:val="none" w:sz="0" w:space="0" w:color="auto"/>
            <w:right w:val="none" w:sz="0" w:space="0" w:color="auto"/>
          </w:divBdr>
        </w:div>
      </w:divsChild>
    </w:div>
    <w:div w:id="364722559">
      <w:bodyDiv w:val="1"/>
      <w:marLeft w:val="0"/>
      <w:marRight w:val="0"/>
      <w:marTop w:val="0"/>
      <w:marBottom w:val="0"/>
      <w:divBdr>
        <w:top w:val="none" w:sz="0" w:space="0" w:color="auto"/>
        <w:left w:val="none" w:sz="0" w:space="0" w:color="auto"/>
        <w:bottom w:val="none" w:sz="0" w:space="0" w:color="auto"/>
        <w:right w:val="none" w:sz="0" w:space="0" w:color="auto"/>
      </w:divBdr>
    </w:div>
    <w:div w:id="379669852">
      <w:bodyDiv w:val="1"/>
      <w:marLeft w:val="0"/>
      <w:marRight w:val="0"/>
      <w:marTop w:val="0"/>
      <w:marBottom w:val="0"/>
      <w:divBdr>
        <w:top w:val="none" w:sz="0" w:space="0" w:color="auto"/>
        <w:left w:val="none" w:sz="0" w:space="0" w:color="auto"/>
        <w:bottom w:val="none" w:sz="0" w:space="0" w:color="auto"/>
        <w:right w:val="none" w:sz="0" w:space="0" w:color="auto"/>
      </w:divBdr>
    </w:div>
    <w:div w:id="416288812">
      <w:bodyDiv w:val="1"/>
      <w:marLeft w:val="0"/>
      <w:marRight w:val="0"/>
      <w:marTop w:val="0"/>
      <w:marBottom w:val="0"/>
      <w:divBdr>
        <w:top w:val="none" w:sz="0" w:space="0" w:color="auto"/>
        <w:left w:val="none" w:sz="0" w:space="0" w:color="auto"/>
        <w:bottom w:val="none" w:sz="0" w:space="0" w:color="auto"/>
        <w:right w:val="none" w:sz="0" w:space="0" w:color="auto"/>
      </w:divBdr>
    </w:div>
    <w:div w:id="421799971">
      <w:bodyDiv w:val="1"/>
      <w:marLeft w:val="0"/>
      <w:marRight w:val="0"/>
      <w:marTop w:val="0"/>
      <w:marBottom w:val="0"/>
      <w:divBdr>
        <w:top w:val="none" w:sz="0" w:space="0" w:color="auto"/>
        <w:left w:val="none" w:sz="0" w:space="0" w:color="auto"/>
        <w:bottom w:val="none" w:sz="0" w:space="0" w:color="auto"/>
        <w:right w:val="none" w:sz="0" w:space="0" w:color="auto"/>
      </w:divBdr>
    </w:div>
    <w:div w:id="423844898">
      <w:bodyDiv w:val="1"/>
      <w:marLeft w:val="0"/>
      <w:marRight w:val="0"/>
      <w:marTop w:val="0"/>
      <w:marBottom w:val="0"/>
      <w:divBdr>
        <w:top w:val="none" w:sz="0" w:space="0" w:color="auto"/>
        <w:left w:val="none" w:sz="0" w:space="0" w:color="auto"/>
        <w:bottom w:val="none" w:sz="0" w:space="0" w:color="auto"/>
        <w:right w:val="none" w:sz="0" w:space="0" w:color="auto"/>
      </w:divBdr>
    </w:div>
    <w:div w:id="426384234">
      <w:bodyDiv w:val="1"/>
      <w:marLeft w:val="0"/>
      <w:marRight w:val="0"/>
      <w:marTop w:val="0"/>
      <w:marBottom w:val="0"/>
      <w:divBdr>
        <w:top w:val="none" w:sz="0" w:space="0" w:color="auto"/>
        <w:left w:val="none" w:sz="0" w:space="0" w:color="auto"/>
        <w:bottom w:val="none" w:sz="0" w:space="0" w:color="auto"/>
        <w:right w:val="none" w:sz="0" w:space="0" w:color="auto"/>
      </w:divBdr>
    </w:div>
    <w:div w:id="439448917">
      <w:bodyDiv w:val="1"/>
      <w:marLeft w:val="0"/>
      <w:marRight w:val="0"/>
      <w:marTop w:val="0"/>
      <w:marBottom w:val="0"/>
      <w:divBdr>
        <w:top w:val="none" w:sz="0" w:space="0" w:color="auto"/>
        <w:left w:val="none" w:sz="0" w:space="0" w:color="auto"/>
        <w:bottom w:val="none" w:sz="0" w:space="0" w:color="auto"/>
        <w:right w:val="none" w:sz="0" w:space="0" w:color="auto"/>
      </w:divBdr>
    </w:div>
    <w:div w:id="470488908">
      <w:bodyDiv w:val="1"/>
      <w:marLeft w:val="0"/>
      <w:marRight w:val="0"/>
      <w:marTop w:val="0"/>
      <w:marBottom w:val="0"/>
      <w:divBdr>
        <w:top w:val="none" w:sz="0" w:space="0" w:color="auto"/>
        <w:left w:val="none" w:sz="0" w:space="0" w:color="auto"/>
        <w:bottom w:val="none" w:sz="0" w:space="0" w:color="auto"/>
        <w:right w:val="none" w:sz="0" w:space="0" w:color="auto"/>
      </w:divBdr>
    </w:div>
    <w:div w:id="476386152">
      <w:bodyDiv w:val="1"/>
      <w:marLeft w:val="0"/>
      <w:marRight w:val="0"/>
      <w:marTop w:val="0"/>
      <w:marBottom w:val="0"/>
      <w:divBdr>
        <w:top w:val="none" w:sz="0" w:space="0" w:color="auto"/>
        <w:left w:val="none" w:sz="0" w:space="0" w:color="auto"/>
        <w:bottom w:val="none" w:sz="0" w:space="0" w:color="auto"/>
        <w:right w:val="none" w:sz="0" w:space="0" w:color="auto"/>
      </w:divBdr>
    </w:div>
    <w:div w:id="480075875">
      <w:bodyDiv w:val="1"/>
      <w:marLeft w:val="0"/>
      <w:marRight w:val="0"/>
      <w:marTop w:val="0"/>
      <w:marBottom w:val="0"/>
      <w:divBdr>
        <w:top w:val="none" w:sz="0" w:space="0" w:color="auto"/>
        <w:left w:val="none" w:sz="0" w:space="0" w:color="auto"/>
        <w:bottom w:val="none" w:sz="0" w:space="0" w:color="auto"/>
        <w:right w:val="none" w:sz="0" w:space="0" w:color="auto"/>
      </w:divBdr>
    </w:div>
    <w:div w:id="488444362">
      <w:bodyDiv w:val="1"/>
      <w:marLeft w:val="0"/>
      <w:marRight w:val="0"/>
      <w:marTop w:val="0"/>
      <w:marBottom w:val="0"/>
      <w:divBdr>
        <w:top w:val="none" w:sz="0" w:space="0" w:color="auto"/>
        <w:left w:val="none" w:sz="0" w:space="0" w:color="auto"/>
        <w:bottom w:val="none" w:sz="0" w:space="0" w:color="auto"/>
        <w:right w:val="none" w:sz="0" w:space="0" w:color="auto"/>
      </w:divBdr>
    </w:div>
    <w:div w:id="498619228">
      <w:bodyDiv w:val="1"/>
      <w:marLeft w:val="0"/>
      <w:marRight w:val="0"/>
      <w:marTop w:val="0"/>
      <w:marBottom w:val="0"/>
      <w:divBdr>
        <w:top w:val="none" w:sz="0" w:space="0" w:color="auto"/>
        <w:left w:val="none" w:sz="0" w:space="0" w:color="auto"/>
        <w:bottom w:val="none" w:sz="0" w:space="0" w:color="auto"/>
        <w:right w:val="none" w:sz="0" w:space="0" w:color="auto"/>
      </w:divBdr>
    </w:div>
    <w:div w:id="531921323">
      <w:bodyDiv w:val="1"/>
      <w:marLeft w:val="0"/>
      <w:marRight w:val="0"/>
      <w:marTop w:val="0"/>
      <w:marBottom w:val="0"/>
      <w:divBdr>
        <w:top w:val="none" w:sz="0" w:space="0" w:color="auto"/>
        <w:left w:val="none" w:sz="0" w:space="0" w:color="auto"/>
        <w:bottom w:val="none" w:sz="0" w:space="0" w:color="auto"/>
        <w:right w:val="none" w:sz="0" w:space="0" w:color="auto"/>
      </w:divBdr>
    </w:div>
    <w:div w:id="568734739">
      <w:bodyDiv w:val="1"/>
      <w:marLeft w:val="0"/>
      <w:marRight w:val="0"/>
      <w:marTop w:val="0"/>
      <w:marBottom w:val="0"/>
      <w:divBdr>
        <w:top w:val="none" w:sz="0" w:space="0" w:color="auto"/>
        <w:left w:val="none" w:sz="0" w:space="0" w:color="auto"/>
        <w:bottom w:val="none" w:sz="0" w:space="0" w:color="auto"/>
        <w:right w:val="none" w:sz="0" w:space="0" w:color="auto"/>
      </w:divBdr>
      <w:divsChild>
        <w:div w:id="155014100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72157831">
      <w:bodyDiv w:val="1"/>
      <w:marLeft w:val="0"/>
      <w:marRight w:val="0"/>
      <w:marTop w:val="0"/>
      <w:marBottom w:val="0"/>
      <w:divBdr>
        <w:top w:val="none" w:sz="0" w:space="0" w:color="auto"/>
        <w:left w:val="none" w:sz="0" w:space="0" w:color="auto"/>
        <w:bottom w:val="none" w:sz="0" w:space="0" w:color="auto"/>
        <w:right w:val="none" w:sz="0" w:space="0" w:color="auto"/>
      </w:divBdr>
    </w:div>
    <w:div w:id="597719513">
      <w:bodyDiv w:val="1"/>
      <w:marLeft w:val="0"/>
      <w:marRight w:val="0"/>
      <w:marTop w:val="0"/>
      <w:marBottom w:val="0"/>
      <w:divBdr>
        <w:top w:val="none" w:sz="0" w:space="0" w:color="auto"/>
        <w:left w:val="none" w:sz="0" w:space="0" w:color="auto"/>
        <w:bottom w:val="none" w:sz="0" w:space="0" w:color="auto"/>
        <w:right w:val="none" w:sz="0" w:space="0" w:color="auto"/>
      </w:divBdr>
    </w:div>
    <w:div w:id="620377306">
      <w:bodyDiv w:val="1"/>
      <w:marLeft w:val="0"/>
      <w:marRight w:val="0"/>
      <w:marTop w:val="0"/>
      <w:marBottom w:val="0"/>
      <w:divBdr>
        <w:top w:val="none" w:sz="0" w:space="0" w:color="auto"/>
        <w:left w:val="none" w:sz="0" w:space="0" w:color="auto"/>
        <w:bottom w:val="none" w:sz="0" w:space="0" w:color="auto"/>
        <w:right w:val="none" w:sz="0" w:space="0" w:color="auto"/>
      </w:divBdr>
      <w:divsChild>
        <w:div w:id="580024226">
          <w:marLeft w:val="446"/>
          <w:marRight w:val="0"/>
          <w:marTop w:val="0"/>
          <w:marBottom w:val="0"/>
          <w:divBdr>
            <w:top w:val="none" w:sz="0" w:space="0" w:color="auto"/>
            <w:left w:val="none" w:sz="0" w:space="0" w:color="auto"/>
            <w:bottom w:val="none" w:sz="0" w:space="0" w:color="auto"/>
            <w:right w:val="none" w:sz="0" w:space="0" w:color="auto"/>
          </w:divBdr>
        </w:div>
        <w:div w:id="583077620">
          <w:marLeft w:val="446"/>
          <w:marRight w:val="0"/>
          <w:marTop w:val="0"/>
          <w:marBottom w:val="0"/>
          <w:divBdr>
            <w:top w:val="none" w:sz="0" w:space="0" w:color="auto"/>
            <w:left w:val="none" w:sz="0" w:space="0" w:color="auto"/>
            <w:bottom w:val="none" w:sz="0" w:space="0" w:color="auto"/>
            <w:right w:val="none" w:sz="0" w:space="0" w:color="auto"/>
          </w:divBdr>
        </w:div>
        <w:div w:id="2086296980">
          <w:marLeft w:val="446"/>
          <w:marRight w:val="0"/>
          <w:marTop w:val="0"/>
          <w:marBottom w:val="0"/>
          <w:divBdr>
            <w:top w:val="none" w:sz="0" w:space="0" w:color="auto"/>
            <w:left w:val="none" w:sz="0" w:space="0" w:color="auto"/>
            <w:bottom w:val="none" w:sz="0" w:space="0" w:color="auto"/>
            <w:right w:val="none" w:sz="0" w:space="0" w:color="auto"/>
          </w:divBdr>
        </w:div>
      </w:divsChild>
    </w:div>
    <w:div w:id="627587321">
      <w:bodyDiv w:val="1"/>
      <w:marLeft w:val="0"/>
      <w:marRight w:val="0"/>
      <w:marTop w:val="0"/>
      <w:marBottom w:val="0"/>
      <w:divBdr>
        <w:top w:val="none" w:sz="0" w:space="0" w:color="auto"/>
        <w:left w:val="none" w:sz="0" w:space="0" w:color="auto"/>
        <w:bottom w:val="none" w:sz="0" w:space="0" w:color="auto"/>
        <w:right w:val="none" w:sz="0" w:space="0" w:color="auto"/>
      </w:divBdr>
    </w:div>
    <w:div w:id="674577861">
      <w:bodyDiv w:val="1"/>
      <w:marLeft w:val="0"/>
      <w:marRight w:val="0"/>
      <w:marTop w:val="0"/>
      <w:marBottom w:val="0"/>
      <w:divBdr>
        <w:top w:val="none" w:sz="0" w:space="0" w:color="auto"/>
        <w:left w:val="none" w:sz="0" w:space="0" w:color="auto"/>
        <w:bottom w:val="none" w:sz="0" w:space="0" w:color="auto"/>
        <w:right w:val="none" w:sz="0" w:space="0" w:color="auto"/>
      </w:divBdr>
    </w:div>
    <w:div w:id="682055205">
      <w:bodyDiv w:val="1"/>
      <w:marLeft w:val="0"/>
      <w:marRight w:val="0"/>
      <w:marTop w:val="0"/>
      <w:marBottom w:val="0"/>
      <w:divBdr>
        <w:top w:val="none" w:sz="0" w:space="0" w:color="auto"/>
        <w:left w:val="none" w:sz="0" w:space="0" w:color="auto"/>
        <w:bottom w:val="none" w:sz="0" w:space="0" w:color="auto"/>
        <w:right w:val="none" w:sz="0" w:space="0" w:color="auto"/>
      </w:divBdr>
    </w:div>
    <w:div w:id="697001710">
      <w:bodyDiv w:val="1"/>
      <w:marLeft w:val="0"/>
      <w:marRight w:val="0"/>
      <w:marTop w:val="0"/>
      <w:marBottom w:val="0"/>
      <w:divBdr>
        <w:top w:val="none" w:sz="0" w:space="0" w:color="auto"/>
        <w:left w:val="none" w:sz="0" w:space="0" w:color="auto"/>
        <w:bottom w:val="none" w:sz="0" w:space="0" w:color="auto"/>
        <w:right w:val="none" w:sz="0" w:space="0" w:color="auto"/>
      </w:divBdr>
      <w:divsChild>
        <w:div w:id="797264437">
          <w:marLeft w:val="0"/>
          <w:marRight w:val="0"/>
          <w:marTop w:val="0"/>
          <w:marBottom w:val="0"/>
          <w:divBdr>
            <w:top w:val="none" w:sz="0" w:space="0" w:color="auto"/>
            <w:left w:val="none" w:sz="0" w:space="0" w:color="auto"/>
            <w:bottom w:val="none" w:sz="0" w:space="0" w:color="auto"/>
            <w:right w:val="none" w:sz="0" w:space="0" w:color="auto"/>
          </w:divBdr>
        </w:div>
        <w:div w:id="1869293355">
          <w:marLeft w:val="0"/>
          <w:marRight w:val="0"/>
          <w:marTop w:val="0"/>
          <w:marBottom w:val="0"/>
          <w:divBdr>
            <w:top w:val="none" w:sz="0" w:space="0" w:color="auto"/>
            <w:left w:val="none" w:sz="0" w:space="0" w:color="auto"/>
            <w:bottom w:val="none" w:sz="0" w:space="0" w:color="auto"/>
            <w:right w:val="none" w:sz="0" w:space="0" w:color="auto"/>
          </w:divBdr>
        </w:div>
        <w:div w:id="553394126">
          <w:marLeft w:val="0"/>
          <w:marRight w:val="0"/>
          <w:marTop w:val="0"/>
          <w:marBottom w:val="0"/>
          <w:divBdr>
            <w:top w:val="none" w:sz="0" w:space="0" w:color="auto"/>
            <w:left w:val="none" w:sz="0" w:space="0" w:color="auto"/>
            <w:bottom w:val="none" w:sz="0" w:space="0" w:color="auto"/>
            <w:right w:val="none" w:sz="0" w:space="0" w:color="auto"/>
          </w:divBdr>
        </w:div>
        <w:div w:id="1149976237">
          <w:marLeft w:val="0"/>
          <w:marRight w:val="0"/>
          <w:marTop w:val="0"/>
          <w:marBottom w:val="0"/>
          <w:divBdr>
            <w:top w:val="none" w:sz="0" w:space="0" w:color="auto"/>
            <w:left w:val="none" w:sz="0" w:space="0" w:color="auto"/>
            <w:bottom w:val="none" w:sz="0" w:space="0" w:color="auto"/>
            <w:right w:val="none" w:sz="0" w:space="0" w:color="auto"/>
          </w:divBdr>
        </w:div>
        <w:div w:id="34627728">
          <w:marLeft w:val="0"/>
          <w:marRight w:val="0"/>
          <w:marTop w:val="0"/>
          <w:marBottom w:val="0"/>
          <w:divBdr>
            <w:top w:val="none" w:sz="0" w:space="0" w:color="auto"/>
            <w:left w:val="none" w:sz="0" w:space="0" w:color="auto"/>
            <w:bottom w:val="none" w:sz="0" w:space="0" w:color="auto"/>
            <w:right w:val="none" w:sz="0" w:space="0" w:color="auto"/>
          </w:divBdr>
        </w:div>
      </w:divsChild>
    </w:div>
    <w:div w:id="714041157">
      <w:bodyDiv w:val="1"/>
      <w:marLeft w:val="0"/>
      <w:marRight w:val="0"/>
      <w:marTop w:val="0"/>
      <w:marBottom w:val="0"/>
      <w:divBdr>
        <w:top w:val="none" w:sz="0" w:space="0" w:color="auto"/>
        <w:left w:val="none" w:sz="0" w:space="0" w:color="auto"/>
        <w:bottom w:val="none" w:sz="0" w:space="0" w:color="auto"/>
        <w:right w:val="none" w:sz="0" w:space="0" w:color="auto"/>
      </w:divBdr>
    </w:div>
    <w:div w:id="723409254">
      <w:bodyDiv w:val="1"/>
      <w:marLeft w:val="0"/>
      <w:marRight w:val="0"/>
      <w:marTop w:val="0"/>
      <w:marBottom w:val="0"/>
      <w:divBdr>
        <w:top w:val="none" w:sz="0" w:space="0" w:color="auto"/>
        <w:left w:val="none" w:sz="0" w:space="0" w:color="auto"/>
        <w:bottom w:val="none" w:sz="0" w:space="0" w:color="auto"/>
        <w:right w:val="none" w:sz="0" w:space="0" w:color="auto"/>
      </w:divBdr>
    </w:div>
    <w:div w:id="738096776">
      <w:bodyDiv w:val="1"/>
      <w:marLeft w:val="0"/>
      <w:marRight w:val="0"/>
      <w:marTop w:val="0"/>
      <w:marBottom w:val="0"/>
      <w:divBdr>
        <w:top w:val="none" w:sz="0" w:space="0" w:color="auto"/>
        <w:left w:val="none" w:sz="0" w:space="0" w:color="auto"/>
        <w:bottom w:val="none" w:sz="0" w:space="0" w:color="auto"/>
        <w:right w:val="none" w:sz="0" w:space="0" w:color="auto"/>
      </w:divBdr>
    </w:div>
    <w:div w:id="763648298">
      <w:bodyDiv w:val="1"/>
      <w:marLeft w:val="0"/>
      <w:marRight w:val="0"/>
      <w:marTop w:val="0"/>
      <w:marBottom w:val="0"/>
      <w:divBdr>
        <w:top w:val="none" w:sz="0" w:space="0" w:color="auto"/>
        <w:left w:val="none" w:sz="0" w:space="0" w:color="auto"/>
        <w:bottom w:val="none" w:sz="0" w:space="0" w:color="auto"/>
        <w:right w:val="none" w:sz="0" w:space="0" w:color="auto"/>
      </w:divBdr>
    </w:div>
    <w:div w:id="770054892">
      <w:bodyDiv w:val="1"/>
      <w:marLeft w:val="0"/>
      <w:marRight w:val="0"/>
      <w:marTop w:val="0"/>
      <w:marBottom w:val="0"/>
      <w:divBdr>
        <w:top w:val="none" w:sz="0" w:space="0" w:color="auto"/>
        <w:left w:val="none" w:sz="0" w:space="0" w:color="auto"/>
        <w:bottom w:val="none" w:sz="0" w:space="0" w:color="auto"/>
        <w:right w:val="none" w:sz="0" w:space="0" w:color="auto"/>
      </w:divBdr>
    </w:div>
    <w:div w:id="789399693">
      <w:bodyDiv w:val="1"/>
      <w:marLeft w:val="0"/>
      <w:marRight w:val="0"/>
      <w:marTop w:val="0"/>
      <w:marBottom w:val="0"/>
      <w:divBdr>
        <w:top w:val="none" w:sz="0" w:space="0" w:color="auto"/>
        <w:left w:val="none" w:sz="0" w:space="0" w:color="auto"/>
        <w:bottom w:val="none" w:sz="0" w:space="0" w:color="auto"/>
        <w:right w:val="none" w:sz="0" w:space="0" w:color="auto"/>
      </w:divBdr>
    </w:div>
    <w:div w:id="813565074">
      <w:bodyDiv w:val="1"/>
      <w:marLeft w:val="0"/>
      <w:marRight w:val="0"/>
      <w:marTop w:val="0"/>
      <w:marBottom w:val="0"/>
      <w:divBdr>
        <w:top w:val="none" w:sz="0" w:space="0" w:color="auto"/>
        <w:left w:val="none" w:sz="0" w:space="0" w:color="auto"/>
        <w:bottom w:val="none" w:sz="0" w:space="0" w:color="auto"/>
        <w:right w:val="none" w:sz="0" w:space="0" w:color="auto"/>
      </w:divBdr>
    </w:div>
    <w:div w:id="836192614">
      <w:bodyDiv w:val="1"/>
      <w:marLeft w:val="0"/>
      <w:marRight w:val="0"/>
      <w:marTop w:val="0"/>
      <w:marBottom w:val="0"/>
      <w:divBdr>
        <w:top w:val="none" w:sz="0" w:space="0" w:color="auto"/>
        <w:left w:val="none" w:sz="0" w:space="0" w:color="auto"/>
        <w:bottom w:val="none" w:sz="0" w:space="0" w:color="auto"/>
        <w:right w:val="none" w:sz="0" w:space="0" w:color="auto"/>
      </w:divBdr>
    </w:div>
    <w:div w:id="848637536">
      <w:bodyDiv w:val="1"/>
      <w:marLeft w:val="0"/>
      <w:marRight w:val="0"/>
      <w:marTop w:val="0"/>
      <w:marBottom w:val="0"/>
      <w:divBdr>
        <w:top w:val="none" w:sz="0" w:space="0" w:color="auto"/>
        <w:left w:val="none" w:sz="0" w:space="0" w:color="auto"/>
        <w:bottom w:val="none" w:sz="0" w:space="0" w:color="auto"/>
        <w:right w:val="none" w:sz="0" w:space="0" w:color="auto"/>
      </w:divBdr>
    </w:div>
    <w:div w:id="874198648">
      <w:bodyDiv w:val="1"/>
      <w:marLeft w:val="0"/>
      <w:marRight w:val="0"/>
      <w:marTop w:val="0"/>
      <w:marBottom w:val="0"/>
      <w:divBdr>
        <w:top w:val="none" w:sz="0" w:space="0" w:color="auto"/>
        <w:left w:val="none" w:sz="0" w:space="0" w:color="auto"/>
        <w:bottom w:val="none" w:sz="0" w:space="0" w:color="auto"/>
        <w:right w:val="none" w:sz="0" w:space="0" w:color="auto"/>
      </w:divBdr>
    </w:div>
    <w:div w:id="879165599">
      <w:bodyDiv w:val="1"/>
      <w:marLeft w:val="0"/>
      <w:marRight w:val="0"/>
      <w:marTop w:val="0"/>
      <w:marBottom w:val="0"/>
      <w:divBdr>
        <w:top w:val="none" w:sz="0" w:space="0" w:color="auto"/>
        <w:left w:val="none" w:sz="0" w:space="0" w:color="auto"/>
        <w:bottom w:val="none" w:sz="0" w:space="0" w:color="auto"/>
        <w:right w:val="none" w:sz="0" w:space="0" w:color="auto"/>
      </w:divBdr>
    </w:div>
    <w:div w:id="885796351">
      <w:bodyDiv w:val="1"/>
      <w:marLeft w:val="0"/>
      <w:marRight w:val="0"/>
      <w:marTop w:val="0"/>
      <w:marBottom w:val="0"/>
      <w:divBdr>
        <w:top w:val="none" w:sz="0" w:space="0" w:color="auto"/>
        <w:left w:val="none" w:sz="0" w:space="0" w:color="auto"/>
        <w:bottom w:val="none" w:sz="0" w:space="0" w:color="auto"/>
        <w:right w:val="none" w:sz="0" w:space="0" w:color="auto"/>
      </w:divBdr>
    </w:div>
    <w:div w:id="889070301">
      <w:bodyDiv w:val="1"/>
      <w:marLeft w:val="0"/>
      <w:marRight w:val="0"/>
      <w:marTop w:val="0"/>
      <w:marBottom w:val="0"/>
      <w:divBdr>
        <w:top w:val="none" w:sz="0" w:space="0" w:color="auto"/>
        <w:left w:val="none" w:sz="0" w:space="0" w:color="auto"/>
        <w:bottom w:val="none" w:sz="0" w:space="0" w:color="auto"/>
        <w:right w:val="none" w:sz="0" w:space="0" w:color="auto"/>
      </w:divBdr>
    </w:div>
    <w:div w:id="895160369">
      <w:bodyDiv w:val="1"/>
      <w:marLeft w:val="0"/>
      <w:marRight w:val="0"/>
      <w:marTop w:val="0"/>
      <w:marBottom w:val="0"/>
      <w:divBdr>
        <w:top w:val="none" w:sz="0" w:space="0" w:color="auto"/>
        <w:left w:val="none" w:sz="0" w:space="0" w:color="auto"/>
        <w:bottom w:val="none" w:sz="0" w:space="0" w:color="auto"/>
        <w:right w:val="none" w:sz="0" w:space="0" w:color="auto"/>
      </w:divBdr>
    </w:div>
    <w:div w:id="900407199">
      <w:bodyDiv w:val="1"/>
      <w:marLeft w:val="0"/>
      <w:marRight w:val="0"/>
      <w:marTop w:val="0"/>
      <w:marBottom w:val="0"/>
      <w:divBdr>
        <w:top w:val="none" w:sz="0" w:space="0" w:color="auto"/>
        <w:left w:val="none" w:sz="0" w:space="0" w:color="auto"/>
        <w:bottom w:val="none" w:sz="0" w:space="0" w:color="auto"/>
        <w:right w:val="none" w:sz="0" w:space="0" w:color="auto"/>
      </w:divBdr>
    </w:div>
    <w:div w:id="932011347">
      <w:bodyDiv w:val="1"/>
      <w:marLeft w:val="0"/>
      <w:marRight w:val="0"/>
      <w:marTop w:val="0"/>
      <w:marBottom w:val="0"/>
      <w:divBdr>
        <w:top w:val="none" w:sz="0" w:space="0" w:color="auto"/>
        <w:left w:val="none" w:sz="0" w:space="0" w:color="auto"/>
        <w:bottom w:val="none" w:sz="0" w:space="0" w:color="auto"/>
        <w:right w:val="none" w:sz="0" w:space="0" w:color="auto"/>
      </w:divBdr>
      <w:divsChild>
        <w:div w:id="1280525217">
          <w:marLeft w:val="0"/>
          <w:marRight w:val="0"/>
          <w:marTop w:val="0"/>
          <w:marBottom w:val="0"/>
          <w:divBdr>
            <w:top w:val="none" w:sz="0" w:space="0" w:color="auto"/>
            <w:left w:val="none" w:sz="0" w:space="0" w:color="auto"/>
            <w:bottom w:val="none" w:sz="0" w:space="0" w:color="auto"/>
            <w:right w:val="none" w:sz="0" w:space="0" w:color="auto"/>
          </w:divBdr>
          <w:divsChild>
            <w:div w:id="787041180">
              <w:marLeft w:val="0"/>
              <w:marRight w:val="0"/>
              <w:marTop w:val="0"/>
              <w:marBottom w:val="0"/>
              <w:divBdr>
                <w:top w:val="none" w:sz="0" w:space="0" w:color="auto"/>
                <w:left w:val="none" w:sz="0" w:space="0" w:color="auto"/>
                <w:bottom w:val="none" w:sz="0" w:space="0" w:color="auto"/>
                <w:right w:val="none" w:sz="0" w:space="0" w:color="auto"/>
              </w:divBdr>
            </w:div>
          </w:divsChild>
        </w:div>
        <w:div w:id="323706594">
          <w:marLeft w:val="0"/>
          <w:marRight w:val="0"/>
          <w:marTop w:val="0"/>
          <w:marBottom w:val="0"/>
          <w:divBdr>
            <w:top w:val="none" w:sz="0" w:space="0" w:color="auto"/>
            <w:left w:val="none" w:sz="0" w:space="0" w:color="auto"/>
            <w:bottom w:val="none" w:sz="0" w:space="0" w:color="auto"/>
            <w:right w:val="none" w:sz="0" w:space="0" w:color="auto"/>
          </w:divBdr>
          <w:divsChild>
            <w:div w:id="14956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9411">
      <w:bodyDiv w:val="1"/>
      <w:marLeft w:val="0"/>
      <w:marRight w:val="0"/>
      <w:marTop w:val="0"/>
      <w:marBottom w:val="0"/>
      <w:divBdr>
        <w:top w:val="none" w:sz="0" w:space="0" w:color="auto"/>
        <w:left w:val="none" w:sz="0" w:space="0" w:color="auto"/>
        <w:bottom w:val="none" w:sz="0" w:space="0" w:color="auto"/>
        <w:right w:val="none" w:sz="0" w:space="0" w:color="auto"/>
      </w:divBdr>
    </w:div>
    <w:div w:id="940994776">
      <w:bodyDiv w:val="1"/>
      <w:marLeft w:val="0"/>
      <w:marRight w:val="0"/>
      <w:marTop w:val="0"/>
      <w:marBottom w:val="0"/>
      <w:divBdr>
        <w:top w:val="none" w:sz="0" w:space="0" w:color="auto"/>
        <w:left w:val="none" w:sz="0" w:space="0" w:color="auto"/>
        <w:bottom w:val="none" w:sz="0" w:space="0" w:color="auto"/>
        <w:right w:val="none" w:sz="0" w:space="0" w:color="auto"/>
      </w:divBdr>
    </w:div>
    <w:div w:id="955134039">
      <w:bodyDiv w:val="1"/>
      <w:marLeft w:val="0"/>
      <w:marRight w:val="0"/>
      <w:marTop w:val="0"/>
      <w:marBottom w:val="0"/>
      <w:divBdr>
        <w:top w:val="none" w:sz="0" w:space="0" w:color="auto"/>
        <w:left w:val="none" w:sz="0" w:space="0" w:color="auto"/>
        <w:bottom w:val="none" w:sz="0" w:space="0" w:color="auto"/>
        <w:right w:val="none" w:sz="0" w:space="0" w:color="auto"/>
      </w:divBdr>
    </w:div>
    <w:div w:id="962274336">
      <w:bodyDiv w:val="1"/>
      <w:marLeft w:val="0"/>
      <w:marRight w:val="0"/>
      <w:marTop w:val="0"/>
      <w:marBottom w:val="0"/>
      <w:divBdr>
        <w:top w:val="none" w:sz="0" w:space="0" w:color="auto"/>
        <w:left w:val="none" w:sz="0" w:space="0" w:color="auto"/>
        <w:bottom w:val="none" w:sz="0" w:space="0" w:color="auto"/>
        <w:right w:val="none" w:sz="0" w:space="0" w:color="auto"/>
      </w:divBdr>
    </w:div>
    <w:div w:id="1074934319">
      <w:bodyDiv w:val="1"/>
      <w:marLeft w:val="0"/>
      <w:marRight w:val="0"/>
      <w:marTop w:val="0"/>
      <w:marBottom w:val="0"/>
      <w:divBdr>
        <w:top w:val="none" w:sz="0" w:space="0" w:color="auto"/>
        <w:left w:val="none" w:sz="0" w:space="0" w:color="auto"/>
        <w:bottom w:val="none" w:sz="0" w:space="0" w:color="auto"/>
        <w:right w:val="none" w:sz="0" w:space="0" w:color="auto"/>
      </w:divBdr>
      <w:divsChild>
        <w:div w:id="91897687">
          <w:marLeft w:val="0"/>
          <w:marRight w:val="0"/>
          <w:marTop w:val="0"/>
          <w:marBottom w:val="0"/>
          <w:divBdr>
            <w:top w:val="none" w:sz="0" w:space="0" w:color="auto"/>
            <w:left w:val="none" w:sz="0" w:space="0" w:color="auto"/>
            <w:bottom w:val="none" w:sz="0" w:space="0" w:color="auto"/>
            <w:right w:val="none" w:sz="0" w:space="0" w:color="auto"/>
          </w:divBdr>
        </w:div>
        <w:div w:id="416442354">
          <w:marLeft w:val="0"/>
          <w:marRight w:val="0"/>
          <w:marTop w:val="0"/>
          <w:marBottom w:val="0"/>
          <w:divBdr>
            <w:top w:val="none" w:sz="0" w:space="0" w:color="auto"/>
            <w:left w:val="none" w:sz="0" w:space="0" w:color="auto"/>
            <w:bottom w:val="none" w:sz="0" w:space="0" w:color="auto"/>
            <w:right w:val="none" w:sz="0" w:space="0" w:color="auto"/>
          </w:divBdr>
        </w:div>
        <w:div w:id="1515925465">
          <w:marLeft w:val="0"/>
          <w:marRight w:val="0"/>
          <w:marTop w:val="0"/>
          <w:marBottom w:val="0"/>
          <w:divBdr>
            <w:top w:val="none" w:sz="0" w:space="0" w:color="auto"/>
            <w:left w:val="none" w:sz="0" w:space="0" w:color="auto"/>
            <w:bottom w:val="none" w:sz="0" w:space="0" w:color="auto"/>
            <w:right w:val="none" w:sz="0" w:space="0" w:color="auto"/>
          </w:divBdr>
        </w:div>
      </w:divsChild>
    </w:div>
    <w:div w:id="1077047334">
      <w:bodyDiv w:val="1"/>
      <w:marLeft w:val="0"/>
      <w:marRight w:val="0"/>
      <w:marTop w:val="0"/>
      <w:marBottom w:val="0"/>
      <w:divBdr>
        <w:top w:val="none" w:sz="0" w:space="0" w:color="auto"/>
        <w:left w:val="none" w:sz="0" w:space="0" w:color="auto"/>
        <w:bottom w:val="none" w:sz="0" w:space="0" w:color="auto"/>
        <w:right w:val="none" w:sz="0" w:space="0" w:color="auto"/>
      </w:divBdr>
    </w:div>
    <w:div w:id="1108280473">
      <w:bodyDiv w:val="1"/>
      <w:marLeft w:val="0"/>
      <w:marRight w:val="0"/>
      <w:marTop w:val="0"/>
      <w:marBottom w:val="0"/>
      <w:divBdr>
        <w:top w:val="none" w:sz="0" w:space="0" w:color="auto"/>
        <w:left w:val="none" w:sz="0" w:space="0" w:color="auto"/>
        <w:bottom w:val="none" w:sz="0" w:space="0" w:color="auto"/>
        <w:right w:val="none" w:sz="0" w:space="0" w:color="auto"/>
      </w:divBdr>
    </w:div>
    <w:div w:id="1113284572">
      <w:bodyDiv w:val="1"/>
      <w:marLeft w:val="0"/>
      <w:marRight w:val="0"/>
      <w:marTop w:val="0"/>
      <w:marBottom w:val="0"/>
      <w:divBdr>
        <w:top w:val="none" w:sz="0" w:space="0" w:color="auto"/>
        <w:left w:val="none" w:sz="0" w:space="0" w:color="auto"/>
        <w:bottom w:val="none" w:sz="0" w:space="0" w:color="auto"/>
        <w:right w:val="none" w:sz="0" w:space="0" w:color="auto"/>
      </w:divBdr>
    </w:div>
    <w:div w:id="1122769418">
      <w:bodyDiv w:val="1"/>
      <w:marLeft w:val="0"/>
      <w:marRight w:val="0"/>
      <w:marTop w:val="0"/>
      <w:marBottom w:val="0"/>
      <w:divBdr>
        <w:top w:val="none" w:sz="0" w:space="0" w:color="auto"/>
        <w:left w:val="none" w:sz="0" w:space="0" w:color="auto"/>
        <w:bottom w:val="none" w:sz="0" w:space="0" w:color="auto"/>
        <w:right w:val="none" w:sz="0" w:space="0" w:color="auto"/>
      </w:divBdr>
    </w:div>
    <w:div w:id="1132089443">
      <w:bodyDiv w:val="1"/>
      <w:marLeft w:val="0"/>
      <w:marRight w:val="0"/>
      <w:marTop w:val="0"/>
      <w:marBottom w:val="0"/>
      <w:divBdr>
        <w:top w:val="none" w:sz="0" w:space="0" w:color="auto"/>
        <w:left w:val="none" w:sz="0" w:space="0" w:color="auto"/>
        <w:bottom w:val="none" w:sz="0" w:space="0" w:color="auto"/>
        <w:right w:val="none" w:sz="0" w:space="0" w:color="auto"/>
      </w:divBdr>
    </w:div>
    <w:div w:id="1135180498">
      <w:bodyDiv w:val="1"/>
      <w:marLeft w:val="0"/>
      <w:marRight w:val="0"/>
      <w:marTop w:val="0"/>
      <w:marBottom w:val="0"/>
      <w:divBdr>
        <w:top w:val="none" w:sz="0" w:space="0" w:color="auto"/>
        <w:left w:val="none" w:sz="0" w:space="0" w:color="auto"/>
        <w:bottom w:val="none" w:sz="0" w:space="0" w:color="auto"/>
        <w:right w:val="none" w:sz="0" w:space="0" w:color="auto"/>
      </w:divBdr>
    </w:div>
    <w:div w:id="1160149948">
      <w:bodyDiv w:val="1"/>
      <w:marLeft w:val="0"/>
      <w:marRight w:val="0"/>
      <w:marTop w:val="0"/>
      <w:marBottom w:val="0"/>
      <w:divBdr>
        <w:top w:val="none" w:sz="0" w:space="0" w:color="auto"/>
        <w:left w:val="none" w:sz="0" w:space="0" w:color="auto"/>
        <w:bottom w:val="none" w:sz="0" w:space="0" w:color="auto"/>
        <w:right w:val="none" w:sz="0" w:space="0" w:color="auto"/>
      </w:divBdr>
    </w:div>
    <w:div w:id="1165049085">
      <w:bodyDiv w:val="1"/>
      <w:marLeft w:val="0"/>
      <w:marRight w:val="0"/>
      <w:marTop w:val="0"/>
      <w:marBottom w:val="0"/>
      <w:divBdr>
        <w:top w:val="none" w:sz="0" w:space="0" w:color="auto"/>
        <w:left w:val="none" w:sz="0" w:space="0" w:color="auto"/>
        <w:bottom w:val="none" w:sz="0" w:space="0" w:color="auto"/>
        <w:right w:val="none" w:sz="0" w:space="0" w:color="auto"/>
      </w:divBdr>
    </w:div>
    <w:div w:id="1208108723">
      <w:bodyDiv w:val="1"/>
      <w:marLeft w:val="0"/>
      <w:marRight w:val="0"/>
      <w:marTop w:val="0"/>
      <w:marBottom w:val="0"/>
      <w:divBdr>
        <w:top w:val="none" w:sz="0" w:space="0" w:color="auto"/>
        <w:left w:val="none" w:sz="0" w:space="0" w:color="auto"/>
        <w:bottom w:val="none" w:sz="0" w:space="0" w:color="auto"/>
        <w:right w:val="none" w:sz="0" w:space="0" w:color="auto"/>
      </w:divBdr>
    </w:div>
    <w:div w:id="1227228236">
      <w:bodyDiv w:val="1"/>
      <w:marLeft w:val="0"/>
      <w:marRight w:val="0"/>
      <w:marTop w:val="0"/>
      <w:marBottom w:val="0"/>
      <w:divBdr>
        <w:top w:val="none" w:sz="0" w:space="0" w:color="auto"/>
        <w:left w:val="none" w:sz="0" w:space="0" w:color="auto"/>
        <w:bottom w:val="none" w:sz="0" w:space="0" w:color="auto"/>
        <w:right w:val="none" w:sz="0" w:space="0" w:color="auto"/>
      </w:divBdr>
    </w:div>
    <w:div w:id="1236159983">
      <w:bodyDiv w:val="1"/>
      <w:marLeft w:val="0"/>
      <w:marRight w:val="0"/>
      <w:marTop w:val="0"/>
      <w:marBottom w:val="0"/>
      <w:divBdr>
        <w:top w:val="none" w:sz="0" w:space="0" w:color="auto"/>
        <w:left w:val="none" w:sz="0" w:space="0" w:color="auto"/>
        <w:bottom w:val="none" w:sz="0" w:space="0" w:color="auto"/>
        <w:right w:val="none" w:sz="0" w:space="0" w:color="auto"/>
      </w:divBdr>
    </w:div>
    <w:div w:id="1259754748">
      <w:bodyDiv w:val="1"/>
      <w:marLeft w:val="0"/>
      <w:marRight w:val="0"/>
      <w:marTop w:val="0"/>
      <w:marBottom w:val="0"/>
      <w:divBdr>
        <w:top w:val="none" w:sz="0" w:space="0" w:color="auto"/>
        <w:left w:val="none" w:sz="0" w:space="0" w:color="auto"/>
        <w:bottom w:val="none" w:sz="0" w:space="0" w:color="auto"/>
        <w:right w:val="none" w:sz="0" w:space="0" w:color="auto"/>
      </w:divBdr>
    </w:div>
    <w:div w:id="1336493952">
      <w:bodyDiv w:val="1"/>
      <w:marLeft w:val="0"/>
      <w:marRight w:val="0"/>
      <w:marTop w:val="0"/>
      <w:marBottom w:val="0"/>
      <w:divBdr>
        <w:top w:val="none" w:sz="0" w:space="0" w:color="auto"/>
        <w:left w:val="none" w:sz="0" w:space="0" w:color="auto"/>
        <w:bottom w:val="none" w:sz="0" w:space="0" w:color="auto"/>
        <w:right w:val="none" w:sz="0" w:space="0" w:color="auto"/>
      </w:divBdr>
      <w:divsChild>
        <w:div w:id="520970874">
          <w:marLeft w:val="0"/>
          <w:marRight w:val="0"/>
          <w:marTop w:val="0"/>
          <w:marBottom w:val="0"/>
          <w:divBdr>
            <w:top w:val="none" w:sz="0" w:space="0" w:color="auto"/>
            <w:left w:val="none" w:sz="0" w:space="0" w:color="auto"/>
            <w:bottom w:val="none" w:sz="0" w:space="0" w:color="auto"/>
            <w:right w:val="none" w:sz="0" w:space="0" w:color="auto"/>
          </w:divBdr>
        </w:div>
        <w:div w:id="329986426">
          <w:marLeft w:val="0"/>
          <w:marRight w:val="0"/>
          <w:marTop w:val="0"/>
          <w:marBottom w:val="0"/>
          <w:divBdr>
            <w:top w:val="none" w:sz="0" w:space="0" w:color="auto"/>
            <w:left w:val="none" w:sz="0" w:space="0" w:color="auto"/>
            <w:bottom w:val="none" w:sz="0" w:space="0" w:color="auto"/>
            <w:right w:val="none" w:sz="0" w:space="0" w:color="auto"/>
          </w:divBdr>
        </w:div>
        <w:div w:id="1465461901">
          <w:marLeft w:val="0"/>
          <w:marRight w:val="0"/>
          <w:marTop w:val="0"/>
          <w:marBottom w:val="0"/>
          <w:divBdr>
            <w:top w:val="none" w:sz="0" w:space="0" w:color="auto"/>
            <w:left w:val="none" w:sz="0" w:space="0" w:color="auto"/>
            <w:bottom w:val="none" w:sz="0" w:space="0" w:color="auto"/>
            <w:right w:val="none" w:sz="0" w:space="0" w:color="auto"/>
          </w:divBdr>
        </w:div>
        <w:div w:id="604001184">
          <w:marLeft w:val="0"/>
          <w:marRight w:val="0"/>
          <w:marTop w:val="0"/>
          <w:marBottom w:val="0"/>
          <w:divBdr>
            <w:top w:val="none" w:sz="0" w:space="0" w:color="auto"/>
            <w:left w:val="none" w:sz="0" w:space="0" w:color="auto"/>
            <w:bottom w:val="none" w:sz="0" w:space="0" w:color="auto"/>
            <w:right w:val="none" w:sz="0" w:space="0" w:color="auto"/>
          </w:divBdr>
        </w:div>
      </w:divsChild>
    </w:div>
    <w:div w:id="1339117381">
      <w:bodyDiv w:val="1"/>
      <w:marLeft w:val="0"/>
      <w:marRight w:val="0"/>
      <w:marTop w:val="0"/>
      <w:marBottom w:val="0"/>
      <w:divBdr>
        <w:top w:val="none" w:sz="0" w:space="0" w:color="auto"/>
        <w:left w:val="none" w:sz="0" w:space="0" w:color="auto"/>
        <w:bottom w:val="none" w:sz="0" w:space="0" w:color="auto"/>
        <w:right w:val="none" w:sz="0" w:space="0" w:color="auto"/>
      </w:divBdr>
    </w:div>
    <w:div w:id="1357922623">
      <w:bodyDiv w:val="1"/>
      <w:marLeft w:val="0"/>
      <w:marRight w:val="0"/>
      <w:marTop w:val="0"/>
      <w:marBottom w:val="0"/>
      <w:divBdr>
        <w:top w:val="none" w:sz="0" w:space="0" w:color="auto"/>
        <w:left w:val="none" w:sz="0" w:space="0" w:color="auto"/>
        <w:bottom w:val="none" w:sz="0" w:space="0" w:color="auto"/>
        <w:right w:val="none" w:sz="0" w:space="0" w:color="auto"/>
      </w:divBdr>
    </w:div>
    <w:div w:id="1377045912">
      <w:bodyDiv w:val="1"/>
      <w:marLeft w:val="0"/>
      <w:marRight w:val="0"/>
      <w:marTop w:val="0"/>
      <w:marBottom w:val="0"/>
      <w:divBdr>
        <w:top w:val="none" w:sz="0" w:space="0" w:color="auto"/>
        <w:left w:val="none" w:sz="0" w:space="0" w:color="auto"/>
        <w:bottom w:val="none" w:sz="0" w:space="0" w:color="auto"/>
        <w:right w:val="none" w:sz="0" w:space="0" w:color="auto"/>
      </w:divBdr>
    </w:div>
    <w:div w:id="1404790808">
      <w:bodyDiv w:val="1"/>
      <w:marLeft w:val="0"/>
      <w:marRight w:val="0"/>
      <w:marTop w:val="0"/>
      <w:marBottom w:val="0"/>
      <w:divBdr>
        <w:top w:val="none" w:sz="0" w:space="0" w:color="auto"/>
        <w:left w:val="none" w:sz="0" w:space="0" w:color="auto"/>
        <w:bottom w:val="none" w:sz="0" w:space="0" w:color="auto"/>
        <w:right w:val="none" w:sz="0" w:space="0" w:color="auto"/>
      </w:divBdr>
    </w:div>
    <w:div w:id="1434475218">
      <w:bodyDiv w:val="1"/>
      <w:marLeft w:val="0"/>
      <w:marRight w:val="0"/>
      <w:marTop w:val="0"/>
      <w:marBottom w:val="0"/>
      <w:divBdr>
        <w:top w:val="none" w:sz="0" w:space="0" w:color="auto"/>
        <w:left w:val="none" w:sz="0" w:space="0" w:color="auto"/>
        <w:bottom w:val="none" w:sz="0" w:space="0" w:color="auto"/>
        <w:right w:val="none" w:sz="0" w:space="0" w:color="auto"/>
      </w:divBdr>
    </w:div>
    <w:div w:id="1468203187">
      <w:bodyDiv w:val="1"/>
      <w:marLeft w:val="0"/>
      <w:marRight w:val="0"/>
      <w:marTop w:val="0"/>
      <w:marBottom w:val="0"/>
      <w:divBdr>
        <w:top w:val="none" w:sz="0" w:space="0" w:color="auto"/>
        <w:left w:val="none" w:sz="0" w:space="0" w:color="auto"/>
        <w:bottom w:val="none" w:sz="0" w:space="0" w:color="auto"/>
        <w:right w:val="none" w:sz="0" w:space="0" w:color="auto"/>
      </w:divBdr>
    </w:div>
    <w:div w:id="1493327693">
      <w:bodyDiv w:val="1"/>
      <w:marLeft w:val="0"/>
      <w:marRight w:val="0"/>
      <w:marTop w:val="0"/>
      <w:marBottom w:val="0"/>
      <w:divBdr>
        <w:top w:val="none" w:sz="0" w:space="0" w:color="auto"/>
        <w:left w:val="none" w:sz="0" w:space="0" w:color="auto"/>
        <w:bottom w:val="none" w:sz="0" w:space="0" w:color="auto"/>
        <w:right w:val="none" w:sz="0" w:space="0" w:color="auto"/>
      </w:divBdr>
    </w:div>
    <w:div w:id="1511410993">
      <w:bodyDiv w:val="1"/>
      <w:marLeft w:val="0"/>
      <w:marRight w:val="0"/>
      <w:marTop w:val="0"/>
      <w:marBottom w:val="0"/>
      <w:divBdr>
        <w:top w:val="none" w:sz="0" w:space="0" w:color="auto"/>
        <w:left w:val="none" w:sz="0" w:space="0" w:color="auto"/>
        <w:bottom w:val="none" w:sz="0" w:space="0" w:color="auto"/>
        <w:right w:val="none" w:sz="0" w:space="0" w:color="auto"/>
      </w:divBdr>
    </w:div>
    <w:div w:id="1518083289">
      <w:bodyDiv w:val="1"/>
      <w:marLeft w:val="0"/>
      <w:marRight w:val="0"/>
      <w:marTop w:val="0"/>
      <w:marBottom w:val="0"/>
      <w:divBdr>
        <w:top w:val="none" w:sz="0" w:space="0" w:color="auto"/>
        <w:left w:val="none" w:sz="0" w:space="0" w:color="auto"/>
        <w:bottom w:val="none" w:sz="0" w:space="0" w:color="auto"/>
        <w:right w:val="none" w:sz="0" w:space="0" w:color="auto"/>
      </w:divBdr>
    </w:div>
    <w:div w:id="1542399954">
      <w:bodyDiv w:val="1"/>
      <w:marLeft w:val="0"/>
      <w:marRight w:val="0"/>
      <w:marTop w:val="0"/>
      <w:marBottom w:val="0"/>
      <w:divBdr>
        <w:top w:val="none" w:sz="0" w:space="0" w:color="auto"/>
        <w:left w:val="none" w:sz="0" w:space="0" w:color="auto"/>
        <w:bottom w:val="none" w:sz="0" w:space="0" w:color="auto"/>
        <w:right w:val="none" w:sz="0" w:space="0" w:color="auto"/>
      </w:divBdr>
      <w:divsChild>
        <w:div w:id="1866358997">
          <w:marLeft w:val="0"/>
          <w:marRight w:val="0"/>
          <w:marTop w:val="0"/>
          <w:marBottom w:val="0"/>
          <w:divBdr>
            <w:top w:val="none" w:sz="0" w:space="0" w:color="auto"/>
            <w:left w:val="none" w:sz="0" w:space="0" w:color="auto"/>
            <w:bottom w:val="none" w:sz="0" w:space="0" w:color="auto"/>
            <w:right w:val="none" w:sz="0" w:space="0" w:color="auto"/>
          </w:divBdr>
          <w:divsChild>
            <w:div w:id="643856555">
              <w:marLeft w:val="0"/>
              <w:marRight w:val="0"/>
              <w:marTop w:val="0"/>
              <w:marBottom w:val="0"/>
              <w:divBdr>
                <w:top w:val="none" w:sz="0" w:space="0" w:color="auto"/>
                <w:left w:val="none" w:sz="0" w:space="0" w:color="auto"/>
                <w:bottom w:val="none" w:sz="0" w:space="0" w:color="auto"/>
                <w:right w:val="none" w:sz="0" w:space="0" w:color="auto"/>
              </w:divBdr>
            </w:div>
          </w:divsChild>
        </w:div>
        <w:div w:id="2096970298">
          <w:marLeft w:val="0"/>
          <w:marRight w:val="0"/>
          <w:marTop w:val="0"/>
          <w:marBottom w:val="0"/>
          <w:divBdr>
            <w:top w:val="none" w:sz="0" w:space="0" w:color="auto"/>
            <w:left w:val="none" w:sz="0" w:space="0" w:color="auto"/>
            <w:bottom w:val="none" w:sz="0" w:space="0" w:color="auto"/>
            <w:right w:val="none" w:sz="0" w:space="0" w:color="auto"/>
          </w:divBdr>
          <w:divsChild>
            <w:div w:id="494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4448">
      <w:bodyDiv w:val="1"/>
      <w:marLeft w:val="0"/>
      <w:marRight w:val="0"/>
      <w:marTop w:val="0"/>
      <w:marBottom w:val="0"/>
      <w:divBdr>
        <w:top w:val="none" w:sz="0" w:space="0" w:color="auto"/>
        <w:left w:val="none" w:sz="0" w:space="0" w:color="auto"/>
        <w:bottom w:val="none" w:sz="0" w:space="0" w:color="auto"/>
        <w:right w:val="none" w:sz="0" w:space="0" w:color="auto"/>
      </w:divBdr>
    </w:div>
    <w:div w:id="1581257047">
      <w:bodyDiv w:val="1"/>
      <w:marLeft w:val="0"/>
      <w:marRight w:val="0"/>
      <w:marTop w:val="0"/>
      <w:marBottom w:val="0"/>
      <w:divBdr>
        <w:top w:val="none" w:sz="0" w:space="0" w:color="auto"/>
        <w:left w:val="none" w:sz="0" w:space="0" w:color="auto"/>
        <w:bottom w:val="none" w:sz="0" w:space="0" w:color="auto"/>
        <w:right w:val="none" w:sz="0" w:space="0" w:color="auto"/>
      </w:divBdr>
    </w:div>
    <w:div w:id="1602251679">
      <w:bodyDiv w:val="1"/>
      <w:marLeft w:val="0"/>
      <w:marRight w:val="0"/>
      <w:marTop w:val="0"/>
      <w:marBottom w:val="0"/>
      <w:divBdr>
        <w:top w:val="none" w:sz="0" w:space="0" w:color="auto"/>
        <w:left w:val="none" w:sz="0" w:space="0" w:color="auto"/>
        <w:bottom w:val="none" w:sz="0" w:space="0" w:color="auto"/>
        <w:right w:val="none" w:sz="0" w:space="0" w:color="auto"/>
      </w:divBdr>
    </w:div>
    <w:div w:id="1619723542">
      <w:bodyDiv w:val="1"/>
      <w:marLeft w:val="0"/>
      <w:marRight w:val="0"/>
      <w:marTop w:val="0"/>
      <w:marBottom w:val="0"/>
      <w:divBdr>
        <w:top w:val="none" w:sz="0" w:space="0" w:color="auto"/>
        <w:left w:val="none" w:sz="0" w:space="0" w:color="auto"/>
        <w:bottom w:val="none" w:sz="0" w:space="0" w:color="auto"/>
        <w:right w:val="none" w:sz="0" w:space="0" w:color="auto"/>
      </w:divBdr>
    </w:div>
    <w:div w:id="1646280923">
      <w:bodyDiv w:val="1"/>
      <w:marLeft w:val="0"/>
      <w:marRight w:val="0"/>
      <w:marTop w:val="0"/>
      <w:marBottom w:val="0"/>
      <w:divBdr>
        <w:top w:val="none" w:sz="0" w:space="0" w:color="auto"/>
        <w:left w:val="none" w:sz="0" w:space="0" w:color="auto"/>
        <w:bottom w:val="none" w:sz="0" w:space="0" w:color="auto"/>
        <w:right w:val="none" w:sz="0" w:space="0" w:color="auto"/>
      </w:divBdr>
    </w:div>
    <w:div w:id="1646550260">
      <w:bodyDiv w:val="1"/>
      <w:marLeft w:val="0"/>
      <w:marRight w:val="0"/>
      <w:marTop w:val="0"/>
      <w:marBottom w:val="0"/>
      <w:divBdr>
        <w:top w:val="none" w:sz="0" w:space="0" w:color="auto"/>
        <w:left w:val="none" w:sz="0" w:space="0" w:color="auto"/>
        <w:bottom w:val="none" w:sz="0" w:space="0" w:color="auto"/>
        <w:right w:val="none" w:sz="0" w:space="0" w:color="auto"/>
      </w:divBdr>
    </w:div>
    <w:div w:id="1660185404">
      <w:bodyDiv w:val="1"/>
      <w:marLeft w:val="0"/>
      <w:marRight w:val="0"/>
      <w:marTop w:val="0"/>
      <w:marBottom w:val="0"/>
      <w:divBdr>
        <w:top w:val="none" w:sz="0" w:space="0" w:color="auto"/>
        <w:left w:val="none" w:sz="0" w:space="0" w:color="auto"/>
        <w:bottom w:val="none" w:sz="0" w:space="0" w:color="auto"/>
        <w:right w:val="none" w:sz="0" w:space="0" w:color="auto"/>
      </w:divBdr>
    </w:div>
    <w:div w:id="1660495454">
      <w:bodyDiv w:val="1"/>
      <w:marLeft w:val="0"/>
      <w:marRight w:val="0"/>
      <w:marTop w:val="0"/>
      <w:marBottom w:val="0"/>
      <w:divBdr>
        <w:top w:val="none" w:sz="0" w:space="0" w:color="auto"/>
        <w:left w:val="none" w:sz="0" w:space="0" w:color="auto"/>
        <w:bottom w:val="none" w:sz="0" w:space="0" w:color="auto"/>
        <w:right w:val="none" w:sz="0" w:space="0" w:color="auto"/>
      </w:divBdr>
    </w:div>
    <w:div w:id="1688171769">
      <w:bodyDiv w:val="1"/>
      <w:marLeft w:val="0"/>
      <w:marRight w:val="0"/>
      <w:marTop w:val="0"/>
      <w:marBottom w:val="0"/>
      <w:divBdr>
        <w:top w:val="none" w:sz="0" w:space="0" w:color="auto"/>
        <w:left w:val="none" w:sz="0" w:space="0" w:color="auto"/>
        <w:bottom w:val="none" w:sz="0" w:space="0" w:color="auto"/>
        <w:right w:val="none" w:sz="0" w:space="0" w:color="auto"/>
      </w:divBdr>
    </w:div>
    <w:div w:id="1690253631">
      <w:bodyDiv w:val="1"/>
      <w:marLeft w:val="0"/>
      <w:marRight w:val="0"/>
      <w:marTop w:val="0"/>
      <w:marBottom w:val="0"/>
      <w:divBdr>
        <w:top w:val="none" w:sz="0" w:space="0" w:color="auto"/>
        <w:left w:val="none" w:sz="0" w:space="0" w:color="auto"/>
        <w:bottom w:val="none" w:sz="0" w:space="0" w:color="auto"/>
        <w:right w:val="none" w:sz="0" w:space="0" w:color="auto"/>
      </w:divBdr>
    </w:div>
    <w:div w:id="1692487285">
      <w:bodyDiv w:val="1"/>
      <w:marLeft w:val="0"/>
      <w:marRight w:val="0"/>
      <w:marTop w:val="0"/>
      <w:marBottom w:val="0"/>
      <w:divBdr>
        <w:top w:val="none" w:sz="0" w:space="0" w:color="auto"/>
        <w:left w:val="none" w:sz="0" w:space="0" w:color="auto"/>
        <w:bottom w:val="none" w:sz="0" w:space="0" w:color="auto"/>
        <w:right w:val="none" w:sz="0" w:space="0" w:color="auto"/>
      </w:divBdr>
    </w:div>
    <w:div w:id="1695764305">
      <w:bodyDiv w:val="1"/>
      <w:marLeft w:val="0"/>
      <w:marRight w:val="0"/>
      <w:marTop w:val="0"/>
      <w:marBottom w:val="0"/>
      <w:divBdr>
        <w:top w:val="none" w:sz="0" w:space="0" w:color="auto"/>
        <w:left w:val="none" w:sz="0" w:space="0" w:color="auto"/>
        <w:bottom w:val="none" w:sz="0" w:space="0" w:color="auto"/>
        <w:right w:val="none" w:sz="0" w:space="0" w:color="auto"/>
      </w:divBdr>
    </w:div>
    <w:div w:id="1706250689">
      <w:bodyDiv w:val="1"/>
      <w:marLeft w:val="0"/>
      <w:marRight w:val="0"/>
      <w:marTop w:val="0"/>
      <w:marBottom w:val="0"/>
      <w:divBdr>
        <w:top w:val="none" w:sz="0" w:space="0" w:color="auto"/>
        <w:left w:val="none" w:sz="0" w:space="0" w:color="auto"/>
        <w:bottom w:val="none" w:sz="0" w:space="0" w:color="auto"/>
        <w:right w:val="none" w:sz="0" w:space="0" w:color="auto"/>
      </w:divBdr>
    </w:div>
    <w:div w:id="1727414390">
      <w:bodyDiv w:val="1"/>
      <w:marLeft w:val="0"/>
      <w:marRight w:val="0"/>
      <w:marTop w:val="0"/>
      <w:marBottom w:val="0"/>
      <w:divBdr>
        <w:top w:val="none" w:sz="0" w:space="0" w:color="auto"/>
        <w:left w:val="none" w:sz="0" w:space="0" w:color="auto"/>
        <w:bottom w:val="none" w:sz="0" w:space="0" w:color="auto"/>
        <w:right w:val="none" w:sz="0" w:space="0" w:color="auto"/>
      </w:divBdr>
    </w:div>
    <w:div w:id="1729722771">
      <w:bodyDiv w:val="1"/>
      <w:marLeft w:val="0"/>
      <w:marRight w:val="0"/>
      <w:marTop w:val="0"/>
      <w:marBottom w:val="0"/>
      <w:divBdr>
        <w:top w:val="none" w:sz="0" w:space="0" w:color="auto"/>
        <w:left w:val="none" w:sz="0" w:space="0" w:color="auto"/>
        <w:bottom w:val="none" w:sz="0" w:space="0" w:color="auto"/>
        <w:right w:val="none" w:sz="0" w:space="0" w:color="auto"/>
      </w:divBdr>
    </w:div>
    <w:div w:id="1729957930">
      <w:bodyDiv w:val="1"/>
      <w:marLeft w:val="0"/>
      <w:marRight w:val="0"/>
      <w:marTop w:val="0"/>
      <w:marBottom w:val="0"/>
      <w:divBdr>
        <w:top w:val="none" w:sz="0" w:space="0" w:color="auto"/>
        <w:left w:val="none" w:sz="0" w:space="0" w:color="auto"/>
        <w:bottom w:val="none" w:sz="0" w:space="0" w:color="auto"/>
        <w:right w:val="none" w:sz="0" w:space="0" w:color="auto"/>
      </w:divBdr>
    </w:div>
    <w:div w:id="1801066702">
      <w:bodyDiv w:val="1"/>
      <w:marLeft w:val="0"/>
      <w:marRight w:val="0"/>
      <w:marTop w:val="0"/>
      <w:marBottom w:val="0"/>
      <w:divBdr>
        <w:top w:val="none" w:sz="0" w:space="0" w:color="auto"/>
        <w:left w:val="none" w:sz="0" w:space="0" w:color="auto"/>
        <w:bottom w:val="none" w:sz="0" w:space="0" w:color="auto"/>
        <w:right w:val="none" w:sz="0" w:space="0" w:color="auto"/>
      </w:divBdr>
    </w:div>
    <w:div w:id="1802729924">
      <w:bodyDiv w:val="1"/>
      <w:marLeft w:val="0"/>
      <w:marRight w:val="0"/>
      <w:marTop w:val="0"/>
      <w:marBottom w:val="0"/>
      <w:divBdr>
        <w:top w:val="none" w:sz="0" w:space="0" w:color="auto"/>
        <w:left w:val="none" w:sz="0" w:space="0" w:color="auto"/>
        <w:bottom w:val="none" w:sz="0" w:space="0" w:color="auto"/>
        <w:right w:val="none" w:sz="0" w:space="0" w:color="auto"/>
      </w:divBdr>
    </w:div>
    <w:div w:id="1813214317">
      <w:bodyDiv w:val="1"/>
      <w:marLeft w:val="0"/>
      <w:marRight w:val="0"/>
      <w:marTop w:val="0"/>
      <w:marBottom w:val="0"/>
      <w:divBdr>
        <w:top w:val="none" w:sz="0" w:space="0" w:color="auto"/>
        <w:left w:val="none" w:sz="0" w:space="0" w:color="auto"/>
        <w:bottom w:val="none" w:sz="0" w:space="0" w:color="auto"/>
        <w:right w:val="none" w:sz="0" w:space="0" w:color="auto"/>
      </w:divBdr>
    </w:div>
    <w:div w:id="1822308932">
      <w:bodyDiv w:val="1"/>
      <w:marLeft w:val="0"/>
      <w:marRight w:val="0"/>
      <w:marTop w:val="0"/>
      <w:marBottom w:val="0"/>
      <w:divBdr>
        <w:top w:val="none" w:sz="0" w:space="0" w:color="auto"/>
        <w:left w:val="none" w:sz="0" w:space="0" w:color="auto"/>
        <w:bottom w:val="none" w:sz="0" w:space="0" w:color="auto"/>
        <w:right w:val="none" w:sz="0" w:space="0" w:color="auto"/>
      </w:divBdr>
    </w:div>
    <w:div w:id="1828746585">
      <w:bodyDiv w:val="1"/>
      <w:marLeft w:val="0"/>
      <w:marRight w:val="0"/>
      <w:marTop w:val="0"/>
      <w:marBottom w:val="0"/>
      <w:divBdr>
        <w:top w:val="none" w:sz="0" w:space="0" w:color="auto"/>
        <w:left w:val="none" w:sz="0" w:space="0" w:color="auto"/>
        <w:bottom w:val="none" w:sz="0" w:space="0" w:color="auto"/>
        <w:right w:val="none" w:sz="0" w:space="0" w:color="auto"/>
      </w:divBdr>
    </w:div>
    <w:div w:id="1834832937">
      <w:bodyDiv w:val="1"/>
      <w:marLeft w:val="0"/>
      <w:marRight w:val="0"/>
      <w:marTop w:val="0"/>
      <w:marBottom w:val="0"/>
      <w:divBdr>
        <w:top w:val="none" w:sz="0" w:space="0" w:color="auto"/>
        <w:left w:val="none" w:sz="0" w:space="0" w:color="auto"/>
        <w:bottom w:val="none" w:sz="0" w:space="0" w:color="auto"/>
        <w:right w:val="none" w:sz="0" w:space="0" w:color="auto"/>
      </w:divBdr>
    </w:div>
    <w:div w:id="1846283074">
      <w:bodyDiv w:val="1"/>
      <w:marLeft w:val="0"/>
      <w:marRight w:val="0"/>
      <w:marTop w:val="0"/>
      <w:marBottom w:val="0"/>
      <w:divBdr>
        <w:top w:val="none" w:sz="0" w:space="0" w:color="auto"/>
        <w:left w:val="none" w:sz="0" w:space="0" w:color="auto"/>
        <w:bottom w:val="none" w:sz="0" w:space="0" w:color="auto"/>
        <w:right w:val="none" w:sz="0" w:space="0" w:color="auto"/>
      </w:divBdr>
    </w:div>
    <w:div w:id="1849559004">
      <w:bodyDiv w:val="1"/>
      <w:marLeft w:val="0"/>
      <w:marRight w:val="0"/>
      <w:marTop w:val="0"/>
      <w:marBottom w:val="0"/>
      <w:divBdr>
        <w:top w:val="none" w:sz="0" w:space="0" w:color="auto"/>
        <w:left w:val="none" w:sz="0" w:space="0" w:color="auto"/>
        <w:bottom w:val="none" w:sz="0" w:space="0" w:color="auto"/>
        <w:right w:val="none" w:sz="0" w:space="0" w:color="auto"/>
      </w:divBdr>
    </w:div>
    <w:div w:id="1875999572">
      <w:bodyDiv w:val="1"/>
      <w:marLeft w:val="0"/>
      <w:marRight w:val="0"/>
      <w:marTop w:val="0"/>
      <w:marBottom w:val="0"/>
      <w:divBdr>
        <w:top w:val="none" w:sz="0" w:space="0" w:color="auto"/>
        <w:left w:val="none" w:sz="0" w:space="0" w:color="auto"/>
        <w:bottom w:val="none" w:sz="0" w:space="0" w:color="auto"/>
        <w:right w:val="none" w:sz="0" w:space="0" w:color="auto"/>
      </w:divBdr>
    </w:div>
    <w:div w:id="1913350359">
      <w:bodyDiv w:val="1"/>
      <w:marLeft w:val="0"/>
      <w:marRight w:val="0"/>
      <w:marTop w:val="0"/>
      <w:marBottom w:val="0"/>
      <w:divBdr>
        <w:top w:val="none" w:sz="0" w:space="0" w:color="auto"/>
        <w:left w:val="none" w:sz="0" w:space="0" w:color="auto"/>
        <w:bottom w:val="none" w:sz="0" w:space="0" w:color="auto"/>
        <w:right w:val="none" w:sz="0" w:space="0" w:color="auto"/>
      </w:divBdr>
    </w:div>
    <w:div w:id="1915118816">
      <w:bodyDiv w:val="1"/>
      <w:marLeft w:val="0"/>
      <w:marRight w:val="0"/>
      <w:marTop w:val="0"/>
      <w:marBottom w:val="0"/>
      <w:divBdr>
        <w:top w:val="none" w:sz="0" w:space="0" w:color="auto"/>
        <w:left w:val="none" w:sz="0" w:space="0" w:color="auto"/>
        <w:bottom w:val="none" w:sz="0" w:space="0" w:color="auto"/>
        <w:right w:val="none" w:sz="0" w:space="0" w:color="auto"/>
      </w:divBdr>
    </w:div>
    <w:div w:id="1961298400">
      <w:bodyDiv w:val="1"/>
      <w:marLeft w:val="0"/>
      <w:marRight w:val="0"/>
      <w:marTop w:val="0"/>
      <w:marBottom w:val="0"/>
      <w:divBdr>
        <w:top w:val="none" w:sz="0" w:space="0" w:color="auto"/>
        <w:left w:val="none" w:sz="0" w:space="0" w:color="auto"/>
        <w:bottom w:val="none" w:sz="0" w:space="0" w:color="auto"/>
        <w:right w:val="none" w:sz="0" w:space="0" w:color="auto"/>
      </w:divBdr>
    </w:div>
    <w:div w:id="1971521329">
      <w:bodyDiv w:val="1"/>
      <w:marLeft w:val="0"/>
      <w:marRight w:val="0"/>
      <w:marTop w:val="0"/>
      <w:marBottom w:val="0"/>
      <w:divBdr>
        <w:top w:val="none" w:sz="0" w:space="0" w:color="auto"/>
        <w:left w:val="none" w:sz="0" w:space="0" w:color="auto"/>
        <w:bottom w:val="none" w:sz="0" w:space="0" w:color="auto"/>
        <w:right w:val="none" w:sz="0" w:space="0" w:color="auto"/>
      </w:divBdr>
    </w:div>
    <w:div w:id="1973166315">
      <w:bodyDiv w:val="1"/>
      <w:marLeft w:val="0"/>
      <w:marRight w:val="0"/>
      <w:marTop w:val="0"/>
      <w:marBottom w:val="0"/>
      <w:divBdr>
        <w:top w:val="none" w:sz="0" w:space="0" w:color="auto"/>
        <w:left w:val="none" w:sz="0" w:space="0" w:color="auto"/>
        <w:bottom w:val="none" w:sz="0" w:space="0" w:color="auto"/>
        <w:right w:val="none" w:sz="0" w:space="0" w:color="auto"/>
      </w:divBdr>
    </w:div>
    <w:div w:id="2015642831">
      <w:bodyDiv w:val="1"/>
      <w:marLeft w:val="0"/>
      <w:marRight w:val="0"/>
      <w:marTop w:val="0"/>
      <w:marBottom w:val="0"/>
      <w:divBdr>
        <w:top w:val="none" w:sz="0" w:space="0" w:color="auto"/>
        <w:left w:val="none" w:sz="0" w:space="0" w:color="auto"/>
        <w:bottom w:val="none" w:sz="0" w:space="0" w:color="auto"/>
        <w:right w:val="none" w:sz="0" w:space="0" w:color="auto"/>
      </w:divBdr>
      <w:divsChild>
        <w:div w:id="1913153095">
          <w:marLeft w:val="0"/>
          <w:marRight w:val="0"/>
          <w:marTop w:val="0"/>
          <w:marBottom w:val="0"/>
          <w:divBdr>
            <w:top w:val="none" w:sz="0" w:space="0" w:color="auto"/>
            <w:left w:val="none" w:sz="0" w:space="0" w:color="auto"/>
            <w:bottom w:val="none" w:sz="0" w:space="0" w:color="auto"/>
            <w:right w:val="none" w:sz="0" w:space="0" w:color="auto"/>
          </w:divBdr>
        </w:div>
        <w:div w:id="1281956534">
          <w:marLeft w:val="0"/>
          <w:marRight w:val="0"/>
          <w:marTop w:val="0"/>
          <w:marBottom w:val="0"/>
          <w:divBdr>
            <w:top w:val="none" w:sz="0" w:space="0" w:color="auto"/>
            <w:left w:val="none" w:sz="0" w:space="0" w:color="auto"/>
            <w:bottom w:val="none" w:sz="0" w:space="0" w:color="auto"/>
            <w:right w:val="none" w:sz="0" w:space="0" w:color="auto"/>
          </w:divBdr>
        </w:div>
        <w:div w:id="1504977906">
          <w:marLeft w:val="0"/>
          <w:marRight w:val="0"/>
          <w:marTop w:val="0"/>
          <w:marBottom w:val="0"/>
          <w:divBdr>
            <w:top w:val="none" w:sz="0" w:space="0" w:color="auto"/>
            <w:left w:val="none" w:sz="0" w:space="0" w:color="auto"/>
            <w:bottom w:val="none" w:sz="0" w:space="0" w:color="auto"/>
            <w:right w:val="none" w:sz="0" w:space="0" w:color="auto"/>
          </w:divBdr>
        </w:div>
        <w:div w:id="298074601">
          <w:marLeft w:val="0"/>
          <w:marRight w:val="0"/>
          <w:marTop w:val="0"/>
          <w:marBottom w:val="0"/>
          <w:divBdr>
            <w:top w:val="none" w:sz="0" w:space="0" w:color="auto"/>
            <w:left w:val="none" w:sz="0" w:space="0" w:color="auto"/>
            <w:bottom w:val="none" w:sz="0" w:space="0" w:color="auto"/>
            <w:right w:val="none" w:sz="0" w:space="0" w:color="auto"/>
          </w:divBdr>
        </w:div>
        <w:div w:id="651912482">
          <w:marLeft w:val="0"/>
          <w:marRight w:val="0"/>
          <w:marTop w:val="0"/>
          <w:marBottom w:val="0"/>
          <w:divBdr>
            <w:top w:val="none" w:sz="0" w:space="0" w:color="auto"/>
            <w:left w:val="none" w:sz="0" w:space="0" w:color="auto"/>
            <w:bottom w:val="none" w:sz="0" w:space="0" w:color="auto"/>
            <w:right w:val="none" w:sz="0" w:space="0" w:color="auto"/>
          </w:divBdr>
        </w:div>
      </w:divsChild>
    </w:div>
    <w:div w:id="2104909047">
      <w:bodyDiv w:val="1"/>
      <w:marLeft w:val="0"/>
      <w:marRight w:val="0"/>
      <w:marTop w:val="0"/>
      <w:marBottom w:val="0"/>
      <w:divBdr>
        <w:top w:val="none" w:sz="0" w:space="0" w:color="auto"/>
        <w:left w:val="none" w:sz="0" w:space="0" w:color="auto"/>
        <w:bottom w:val="none" w:sz="0" w:space="0" w:color="auto"/>
        <w:right w:val="none" w:sz="0" w:space="0" w:color="auto"/>
      </w:divBdr>
      <w:divsChild>
        <w:div w:id="1834370383">
          <w:marLeft w:val="0"/>
          <w:marRight w:val="0"/>
          <w:marTop w:val="0"/>
          <w:marBottom w:val="0"/>
          <w:divBdr>
            <w:top w:val="none" w:sz="0" w:space="0" w:color="auto"/>
            <w:left w:val="none" w:sz="0" w:space="0" w:color="auto"/>
            <w:bottom w:val="none" w:sz="0" w:space="0" w:color="auto"/>
            <w:right w:val="none" w:sz="0" w:space="0" w:color="auto"/>
          </w:divBdr>
        </w:div>
        <w:div w:id="245312099">
          <w:marLeft w:val="0"/>
          <w:marRight w:val="0"/>
          <w:marTop w:val="0"/>
          <w:marBottom w:val="0"/>
          <w:divBdr>
            <w:top w:val="none" w:sz="0" w:space="0" w:color="auto"/>
            <w:left w:val="none" w:sz="0" w:space="0" w:color="auto"/>
            <w:bottom w:val="none" w:sz="0" w:space="0" w:color="auto"/>
            <w:right w:val="none" w:sz="0" w:space="0" w:color="auto"/>
          </w:divBdr>
        </w:div>
        <w:div w:id="613052904">
          <w:marLeft w:val="0"/>
          <w:marRight w:val="0"/>
          <w:marTop w:val="0"/>
          <w:marBottom w:val="0"/>
          <w:divBdr>
            <w:top w:val="none" w:sz="0" w:space="0" w:color="auto"/>
            <w:left w:val="none" w:sz="0" w:space="0" w:color="auto"/>
            <w:bottom w:val="none" w:sz="0" w:space="0" w:color="auto"/>
            <w:right w:val="none" w:sz="0" w:space="0" w:color="auto"/>
          </w:divBdr>
        </w:div>
        <w:div w:id="1797604416">
          <w:marLeft w:val="0"/>
          <w:marRight w:val="0"/>
          <w:marTop w:val="0"/>
          <w:marBottom w:val="0"/>
          <w:divBdr>
            <w:top w:val="none" w:sz="0" w:space="0" w:color="auto"/>
            <w:left w:val="none" w:sz="0" w:space="0" w:color="auto"/>
            <w:bottom w:val="none" w:sz="0" w:space="0" w:color="auto"/>
            <w:right w:val="none" w:sz="0" w:space="0" w:color="auto"/>
          </w:divBdr>
        </w:div>
        <w:div w:id="1711228723">
          <w:marLeft w:val="0"/>
          <w:marRight w:val="0"/>
          <w:marTop w:val="0"/>
          <w:marBottom w:val="0"/>
          <w:divBdr>
            <w:top w:val="none" w:sz="0" w:space="0" w:color="auto"/>
            <w:left w:val="none" w:sz="0" w:space="0" w:color="auto"/>
            <w:bottom w:val="none" w:sz="0" w:space="0" w:color="auto"/>
            <w:right w:val="none" w:sz="0" w:space="0" w:color="auto"/>
          </w:divBdr>
        </w:div>
      </w:divsChild>
    </w:div>
    <w:div w:id="2112164036">
      <w:bodyDiv w:val="1"/>
      <w:marLeft w:val="0"/>
      <w:marRight w:val="0"/>
      <w:marTop w:val="0"/>
      <w:marBottom w:val="0"/>
      <w:divBdr>
        <w:top w:val="none" w:sz="0" w:space="0" w:color="auto"/>
        <w:left w:val="none" w:sz="0" w:space="0" w:color="auto"/>
        <w:bottom w:val="none" w:sz="0" w:space="0" w:color="auto"/>
        <w:right w:val="none" w:sz="0" w:space="0" w:color="auto"/>
      </w:divBdr>
    </w:div>
    <w:div w:id="2113471177">
      <w:bodyDiv w:val="1"/>
      <w:marLeft w:val="0"/>
      <w:marRight w:val="0"/>
      <w:marTop w:val="0"/>
      <w:marBottom w:val="0"/>
      <w:divBdr>
        <w:top w:val="none" w:sz="0" w:space="0" w:color="auto"/>
        <w:left w:val="none" w:sz="0" w:space="0" w:color="auto"/>
        <w:bottom w:val="none" w:sz="0" w:space="0" w:color="auto"/>
        <w:right w:val="none" w:sz="0" w:space="0" w:color="auto"/>
      </w:divBdr>
    </w:div>
    <w:div w:id="2141141719">
      <w:bodyDiv w:val="1"/>
      <w:marLeft w:val="0"/>
      <w:marRight w:val="0"/>
      <w:marTop w:val="0"/>
      <w:marBottom w:val="0"/>
      <w:divBdr>
        <w:top w:val="none" w:sz="0" w:space="0" w:color="auto"/>
        <w:left w:val="none" w:sz="0" w:space="0" w:color="auto"/>
        <w:bottom w:val="none" w:sz="0" w:space="0" w:color="auto"/>
        <w:right w:val="none" w:sz="0" w:space="0" w:color="auto"/>
      </w:divBdr>
    </w:div>
    <w:div w:id="21446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3863</Words>
  <Characters>22024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Robert (Cognizant)</dc:creator>
  <cp:keywords/>
  <dc:description/>
  <cp:lastModifiedBy>Davis, Euan (Cognizant)</cp:lastModifiedBy>
  <cp:revision>2</cp:revision>
  <cp:lastPrinted>2020-10-31T00:17:00Z</cp:lastPrinted>
  <dcterms:created xsi:type="dcterms:W3CDTF">2020-11-18T14:39:00Z</dcterms:created>
  <dcterms:modified xsi:type="dcterms:W3CDTF">2020-11-18T14:39:00Z</dcterms:modified>
</cp:coreProperties>
</file>